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5B9E2640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70ED1">
        <w:rPr>
          <w:b/>
          <w:sz w:val="32"/>
          <w:szCs w:val="32"/>
        </w:rPr>
        <w:t>2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76FA0493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670ED1">
        <w:rPr>
          <w:rFonts w:eastAsia="Times New Roman" w:cs="Times New Roman"/>
          <w:b/>
        </w:rPr>
        <w:t>Сетевые взаимодействия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785C7F5A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70ED1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1F6D9FD4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70ED1">
        <w:rPr>
          <w:rFonts w:cs="Times New Roman"/>
        </w:rPr>
        <w:t xml:space="preserve"> </w:t>
      </w:r>
      <w:r w:rsidR="00670ED1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70ED1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2C05E9B4" w:rsidR="00C53ADA" w:rsidRPr="00B57B60" w:rsidRDefault="00670ED1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Югай П. Э.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4F25C026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1930A3">
        <w:rPr>
          <w:rFonts w:eastAsia="Times New Roman" w:cs="Times New Roman"/>
        </w:rPr>
        <w:t>2</w:t>
      </w:r>
      <w:r w:rsidR="00822F40">
        <w:rPr>
          <w:rFonts w:eastAsia="Times New Roman" w:cs="Times New Roman"/>
        </w:rPr>
        <w:t>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1B8741C6" w:rsidR="00601F8B" w:rsidRDefault="00BC5FD7" w:rsidP="00BC5FD7">
      <w:pPr>
        <w:pStyle w:val="a9"/>
      </w:pPr>
      <w:r>
        <w:lastRenderedPageBreak/>
        <w:t>цель работы</w:t>
      </w:r>
    </w:p>
    <w:p w14:paraId="3C3CC2C5" w14:textId="605E74A5" w:rsidR="00BC5FD7" w:rsidRPr="004F0ED7" w:rsidRDefault="00BC5FD7" w:rsidP="00BC5FD7">
      <w:r>
        <w:t>Изучить программный интерфейс сетевых сокетов, получить навыки организации взаимодействия программ при помощи протоколов Internet и разработки прикладных сетевых сервисов.</w:t>
      </w:r>
    </w:p>
    <w:p w14:paraId="143D3CD1" w14:textId="77777777" w:rsidR="006E55AD" w:rsidRPr="004F0ED7" w:rsidRDefault="006E55AD" w:rsidP="00BC5FD7"/>
    <w:p w14:paraId="7E1CBD91" w14:textId="1F8665E7" w:rsidR="00BC5FD7" w:rsidRDefault="00BC5FD7" w:rsidP="00BC5FD7">
      <w:pPr>
        <w:pStyle w:val="a9"/>
      </w:pPr>
      <w:r>
        <w:t>ход работы</w:t>
      </w:r>
    </w:p>
    <w:p w14:paraId="5A39D6E2" w14:textId="6D88929D" w:rsidR="00BC5FD7" w:rsidRDefault="00BC5FD7" w:rsidP="00BC5FD7">
      <w:r>
        <w:t>В ходе выполнения лабораторной работы необходимо выполнить следующие 4 задачи:</w:t>
      </w:r>
    </w:p>
    <w:p w14:paraId="2604DBED" w14:textId="56C1B8AB" w:rsidR="00BC5FD7" w:rsidRDefault="00BC5FD7" w:rsidP="00BC5FD7">
      <w:pPr>
        <w:pStyle w:val="a1"/>
      </w:pPr>
      <w:r>
        <w:t xml:space="preserve">Написать </w:t>
      </w:r>
      <w:r>
        <w:rPr>
          <w:lang w:val="en-US"/>
        </w:rPr>
        <w:t>TCP</w:t>
      </w:r>
      <w:r w:rsidRPr="00BC5FD7">
        <w:t xml:space="preserve"> </w:t>
      </w:r>
      <w:r>
        <w:t xml:space="preserve">клиент под ОС </w:t>
      </w:r>
      <w:r>
        <w:rPr>
          <w:lang w:val="en-US"/>
        </w:rPr>
        <w:t>Windows</w:t>
      </w:r>
      <w:r>
        <w:t>.</w:t>
      </w:r>
    </w:p>
    <w:p w14:paraId="1A636CE9" w14:textId="7685B0D7" w:rsidR="00BC5FD7" w:rsidRPr="00BC5FD7" w:rsidRDefault="00BC5FD7" w:rsidP="00BC5FD7">
      <w:pPr>
        <w:pStyle w:val="a1"/>
      </w:pPr>
      <w:r>
        <w:t xml:space="preserve">Написать </w:t>
      </w:r>
      <w:r>
        <w:rPr>
          <w:lang w:val="en-US"/>
        </w:rPr>
        <w:t>TCP</w:t>
      </w:r>
      <w:r w:rsidRPr="00BC5FD7">
        <w:t xml:space="preserve"> </w:t>
      </w:r>
      <w:r>
        <w:t xml:space="preserve">сервер под ОС </w:t>
      </w:r>
      <w:r>
        <w:rPr>
          <w:lang w:val="en-US"/>
        </w:rPr>
        <w:t>Linux</w:t>
      </w:r>
      <w:r w:rsidRPr="00BC5FD7">
        <w:t xml:space="preserve">. </w:t>
      </w:r>
      <w:r>
        <w:t xml:space="preserve">Механизм парралельного обслуживания – </w:t>
      </w:r>
      <w:r>
        <w:rPr>
          <w:lang w:val="en-US"/>
        </w:rPr>
        <w:t>select.</w:t>
      </w:r>
    </w:p>
    <w:p w14:paraId="3FFFD000" w14:textId="35DD6952" w:rsidR="00BC5FD7" w:rsidRPr="00BC5FD7" w:rsidRDefault="00BC5FD7" w:rsidP="00BC5FD7">
      <w:pPr>
        <w:pStyle w:val="a1"/>
      </w:pPr>
      <w:r>
        <w:t xml:space="preserve">Написать </w:t>
      </w:r>
      <w:r>
        <w:rPr>
          <w:lang w:val="en-US"/>
        </w:rPr>
        <w:t>UDP</w:t>
      </w:r>
      <w:r w:rsidRPr="00BC5FD7">
        <w:t xml:space="preserve"> </w:t>
      </w:r>
      <w:r>
        <w:t xml:space="preserve">клиент под ОС </w:t>
      </w:r>
      <w:r>
        <w:rPr>
          <w:lang w:val="en-US"/>
        </w:rPr>
        <w:t>Linux</w:t>
      </w:r>
      <w:r w:rsidRPr="00BC5FD7">
        <w:t>.</w:t>
      </w:r>
    </w:p>
    <w:p w14:paraId="44935428" w14:textId="161B902D" w:rsidR="00BC5FD7" w:rsidRDefault="00BC5FD7" w:rsidP="00BC5FD7">
      <w:pPr>
        <w:pStyle w:val="a1"/>
      </w:pPr>
      <w:r>
        <w:t xml:space="preserve">Написать </w:t>
      </w:r>
      <w:r>
        <w:rPr>
          <w:lang w:val="en-US"/>
        </w:rPr>
        <w:t>UDP</w:t>
      </w:r>
      <w:r w:rsidRPr="00BC5FD7">
        <w:t xml:space="preserve"> </w:t>
      </w:r>
      <w:r>
        <w:t xml:space="preserve">сервер под </w:t>
      </w:r>
      <w:r>
        <w:rPr>
          <w:lang w:val="en-US"/>
        </w:rPr>
        <w:t>OC</w:t>
      </w:r>
      <w:r w:rsidRPr="00BC5FD7">
        <w:t xml:space="preserve"> </w:t>
      </w:r>
      <w:r>
        <w:rPr>
          <w:lang w:val="en-US"/>
        </w:rPr>
        <w:t>Windows</w:t>
      </w:r>
      <w:r w:rsidR="00D76A11" w:rsidRPr="00D76A11">
        <w:t xml:space="preserve">. </w:t>
      </w:r>
      <w:r w:rsidR="00D76A11">
        <w:t xml:space="preserve">Механизм парралельного обслуживания – </w:t>
      </w:r>
      <w:r w:rsidR="00D76A11">
        <w:rPr>
          <w:lang w:val="en-US"/>
        </w:rPr>
        <w:t>WSAEvents()</w:t>
      </w:r>
      <w:r w:rsidR="006E55AD">
        <w:t>.</w:t>
      </w:r>
    </w:p>
    <w:p w14:paraId="1801BF7B" w14:textId="77777777" w:rsidR="006E55AD" w:rsidRPr="006E55AD" w:rsidRDefault="006E55AD" w:rsidP="006E55AD">
      <w:pPr>
        <w:pStyle w:val="a1"/>
        <w:numPr>
          <w:ilvl w:val="0"/>
          <w:numId w:val="0"/>
        </w:numPr>
        <w:ind w:left="851"/>
      </w:pPr>
    </w:p>
    <w:p w14:paraId="098ACF40" w14:textId="15B6FA5A" w:rsidR="006E55AD" w:rsidRDefault="006E55AD" w:rsidP="006E55AD">
      <w:r>
        <w:t>Блок-схемы парралельного обслуживания клиентов серверов представлены ниже:</w:t>
      </w:r>
    </w:p>
    <w:p w14:paraId="70874E46" w14:textId="49B0E47F" w:rsidR="00466A5F" w:rsidRDefault="00466A5F" w:rsidP="00466A5F">
      <w:pPr>
        <w:pStyle w:val="a8"/>
      </w:pPr>
      <w:r w:rsidRPr="00466A5F">
        <w:rPr>
          <w:noProof/>
        </w:rPr>
        <w:lastRenderedPageBreak/>
        <w:drawing>
          <wp:inline distT="0" distB="0" distL="0" distR="0" wp14:anchorId="0672788C" wp14:editId="0D2B1AD4">
            <wp:extent cx="6300470" cy="3982720"/>
            <wp:effectExtent l="0" t="0" r="0" b="0"/>
            <wp:docPr id="2003706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5CE2" w14:textId="12266559" w:rsidR="00466A5F" w:rsidRDefault="00466A5F" w:rsidP="00466A5F">
      <w:pPr>
        <w:pStyle w:val="a"/>
      </w:pPr>
      <w:r>
        <w:t xml:space="preserve">Блок схема работы </w:t>
      </w:r>
      <w:r>
        <w:rPr>
          <w:lang w:val="en-US"/>
        </w:rPr>
        <w:t>TCP</w:t>
      </w:r>
      <w:r w:rsidRPr="00466A5F">
        <w:t xml:space="preserve"> </w:t>
      </w:r>
      <w:r>
        <w:t>клиента</w:t>
      </w:r>
    </w:p>
    <w:p w14:paraId="45F7FA00" w14:textId="77777777" w:rsidR="00466A5F" w:rsidRDefault="00466A5F" w:rsidP="00466A5F"/>
    <w:p w14:paraId="5E39A0F6" w14:textId="77777777" w:rsidR="00466A5F" w:rsidRPr="00466A5F" w:rsidRDefault="00466A5F" w:rsidP="00466A5F"/>
    <w:p w14:paraId="2C5EFA4D" w14:textId="5DE2C378" w:rsidR="0011636C" w:rsidRDefault="0011636C" w:rsidP="0011636C">
      <w:pPr>
        <w:pStyle w:val="a8"/>
      </w:pPr>
      <w:r w:rsidRPr="0011636C">
        <w:rPr>
          <w:noProof/>
        </w:rPr>
        <w:lastRenderedPageBreak/>
        <w:drawing>
          <wp:inline distT="0" distB="0" distL="0" distR="0" wp14:anchorId="573877F6" wp14:editId="15AB0B72">
            <wp:extent cx="6300470" cy="6244590"/>
            <wp:effectExtent l="0" t="0" r="0" b="0"/>
            <wp:docPr id="1803976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24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0192" w14:textId="33341B71" w:rsidR="0011636C" w:rsidRDefault="0011636C" w:rsidP="0011636C">
      <w:pPr>
        <w:pStyle w:val="a"/>
      </w:pPr>
      <w:r>
        <w:t xml:space="preserve">Блок схема работы </w:t>
      </w:r>
      <w:r>
        <w:rPr>
          <w:lang w:val="en-US"/>
        </w:rPr>
        <w:t>UDP</w:t>
      </w:r>
      <w:r w:rsidRPr="0011636C">
        <w:t xml:space="preserve"> </w:t>
      </w:r>
      <w:r>
        <w:t>сервера</w:t>
      </w:r>
    </w:p>
    <w:p w14:paraId="32496ED6" w14:textId="77777777" w:rsidR="0011636C" w:rsidRDefault="0011636C" w:rsidP="0011636C"/>
    <w:p w14:paraId="68033082" w14:textId="474088FC" w:rsidR="0011636C" w:rsidRDefault="007C76E5" w:rsidP="0011636C">
      <w:r>
        <w:t xml:space="preserve">Список использованных в </w:t>
      </w:r>
      <w:r>
        <w:rPr>
          <w:lang w:val="en-US"/>
        </w:rPr>
        <w:t>TCP</w:t>
      </w:r>
      <w:r w:rsidRPr="007C76E5">
        <w:t xml:space="preserve"> </w:t>
      </w:r>
      <w:r>
        <w:t>сервере структур данных представлен ниже: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3D1F6E" w14:paraId="02AEF3F5" w14:textId="39F48711" w:rsidTr="003D1F6E">
        <w:tc>
          <w:tcPr>
            <w:tcW w:w="5069" w:type="dxa"/>
          </w:tcPr>
          <w:p w14:paraId="275BAAAA" w14:textId="54130340" w:rsidR="003D1F6E" w:rsidRDefault="003D1F6E" w:rsidP="0011636C">
            <w:pPr>
              <w:ind w:firstLine="0"/>
            </w:pPr>
            <w:r>
              <w:t>Структура</w:t>
            </w:r>
          </w:p>
        </w:tc>
        <w:tc>
          <w:tcPr>
            <w:tcW w:w="5069" w:type="dxa"/>
          </w:tcPr>
          <w:p w14:paraId="74EE6ACB" w14:textId="674AE649" w:rsidR="003D1F6E" w:rsidRDefault="003D1F6E" w:rsidP="0011636C">
            <w:pPr>
              <w:ind w:firstLine="0"/>
            </w:pPr>
            <w:r>
              <w:t>Описание</w:t>
            </w:r>
          </w:p>
        </w:tc>
      </w:tr>
      <w:tr w:rsidR="003D1F6E" w14:paraId="64E5BE18" w14:textId="7983E2DB" w:rsidTr="003D1F6E">
        <w:tc>
          <w:tcPr>
            <w:tcW w:w="5069" w:type="dxa"/>
          </w:tcPr>
          <w:p w14:paraId="0CD1BA53" w14:textId="04E27DB6" w:rsidR="003D1F6E" w:rsidRPr="003D1F6E" w:rsidRDefault="003D1F6E" w:rsidP="00116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Message </w:t>
            </w:r>
            <w:r w:rsidRPr="00E463F8">
              <w:t>*</w:t>
            </w:r>
            <w:r w:rsidR="00E463F8">
              <w:rPr>
                <w:lang w:val="en-US"/>
              </w:rPr>
              <w:t>m</w:t>
            </w:r>
            <w:r w:rsidRPr="00E463F8">
              <w:t>essage</w:t>
            </w:r>
          </w:p>
        </w:tc>
        <w:tc>
          <w:tcPr>
            <w:tcW w:w="5069" w:type="dxa"/>
          </w:tcPr>
          <w:p w14:paraId="53A2E82A" w14:textId="0712559A" w:rsidR="003D1F6E" w:rsidRPr="00904C79" w:rsidRDefault="003D1F6E" w:rsidP="0011636C">
            <w:pPr>
              <w:ind w:firstLine="0"/>
            </w:pPr>
            <w:r>
              <w:t>Служит для систематичного хранения одного сообщения, где такие параметры, как A</w:t>
            </w:r>
            <w:r>
              <w:rPr>
                <w:lang w:val="en-US"/>
              </w:rPr>
              <w:t>A</w:t>
            </w:r>
            <w:r w:rsidRPr="003D1F6E">
              <w:t xml:space="preserve"> </w:t>
            </w:r>
            <w:r>
              <w:rPr>
                <w:lang w:val="en-US"/>
              </w:rPr>
              <w:t>BBB</w:t>
            </w:r>
            <w:r w:rsidRPr="003D1F6E">
              <w:t xml:space="preserve"> </w:t>
            </w:r>
            <w:r>
              <w:t>записаны в соответсвующих полях</w:t>
            </w:r>
            <w:ins w:id="0" w:author="Mero Gaming" w:date="2026-04-14T18:56:00Z" w16du:dateUtc="2026-04-14T15:56:00Z">
              <w:r w:rsidR="00904C79" w:rsidRPr="00E463F8">
                <w:t>.</w:t>
              </w:r>
            </w:ins>
          </w:p>
        </w:tc>
      </w:tr>
      <w:tr w:rsidR="003D1F6E" w14:paraId="7DEDDF36" w14:textId="2BB16FCC" w:rsidTr="003D1F6E">
        <w:tc>
          <w:tcPr>
            <w:tcW w:w="5069" w:type="dxa"/>
          </w:tcPr>
          <w:p w14:paraId="5CBA9B8A" w14:textId="18CE2E75" w:rsidR="003D1F6E" w:rsidRPr="00E463F8" w:rsidRDefault="00E463F8" w:rsidP="001163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Buffer* buffer</w:t>
            </w:r>
          </w:p>
        </w:tc>
        <w:tc>
          <w:tcPr>
            <w:tcW w:w="5069" w:type="dxa"/>
          </w:tcPr>
          <w:p w14:paraId="511AA519" w14:textId="48CE38A5" w:rsidR="003D1F6E" w:rsidRPr="00E463F8" w:rsidRDefault="00E463F8" w:rsidP="0011636C">
            <w:pPr>
              <w:ind w:firstLine="0"/>
            </w:pPr>
            <w:r>
              <w:t xml:space="preserve">Является накопительным буффером для </w:t>
            </w:r>
            <w:r>
              <w:rPr>
                <w:lang w:val="en-US"/>
              </w:rPr>
              <w:lastRenderedPageBreak/>
              <w:t>TCP</w:t>
            </w:r>
            <w:r>
              <w:t>-потока с сохранением сообщения и его длины.</w:t>
            </w:r>
          </w:p>
        </w:tc>
      </w:tr>
    </w:tbl>
    <w:p w14:paraId="0D443FA0" w14:textId="0B70B62F" w:rsidR="007C76E5" w:rsidRDefault="00E463F8" w:rsidP="00E463F8">
      <w:pPr>
        <w:pStyle w:val="a3"/>
      </w:pPr>
      <w:r>
        <w:lastRenderedPageBreak/>
        <w:t xml:space="preserve">Список структур для </w:t>
      </w:r>
      <w:r>
        <w:rPr>
          <w:lang w:val="en-US"/>
        </w:rPr>
        <w:t>TCP</w:t>
      </w:r>
      <w:r w:rsidRPr="00E463F8">
        <w:t xml:space="preserve"> </w:t>
      </w:r>
      <w:r>
        <w:t>сервера</w:t>
      </w:r>
    </w:p>
    <w:p w14:paraId="5CEB8D0C" w14:textId="77777777" w:rsidR="00E463F8" w:rsidRDefault="00E463F8" w:rsidP="00E463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E463F8" w14:paraId="03B4A99D" w14:textId="77777777" w:rsidTr="00E463F8">
        <w:tc>
          <w:tcPr>
            <w:tcW w:w="5069" w:type="dxa"/>
          </w:tcPr>
          <w:p w14:paraId="11577CDD" w14:textId="5AEB0731" w:rsidR="00E463F8" w:rsidRDefault="00E463F8" w:rsidP="00E463F8">
            <w:pPr>
              <w:ind w:firstLine="0"/>
            </w:pPr>
            <w:r>
              <w:t>Структура</w:t>
            </w:r>
          </w:p>
        </w:tc>
        <w:tc>
          <w:tcPr>
            <w:tcW w:w="5069" w:type="dxa"/>
          </w:tcPr>
          <w:p w14:paraId="645DF609" w14:textId="28974554" w:rsidR="00E463F8" w:rsidRDefault="00E463F8" w:rsidP="00E463F8">
            <w:pPr>
              <w:ind w:firstLine="0"/>
            </w:pPr>
            <w:r>
              <w:t>Описание</w:t>
            </w:r>
          </w:p>
        </w:tc>
      </w:tr>
      <w:tr w:rsidR="00E463F8" w14:paraId="1AA06374" w14:textId="77777777" w:rsidTr="00E463F8">
        <w:tc>
          <w:tcPr>
            <w:tcW w:w="5069" w:type="dxa"/>
          </w:tcPr>
          <w:p w14:paraId="44DBA68E" w14:textId="6494DCD8" w:rsidR="00E463F8" w:rsidRPr="00E463F8" w:rsidRDefault="00E463F8" w:rsidP="00E463F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ParsedMessage* msg</w:t>
            </w:r>
          </w:p>
        </w:tc>
        <w:tc>
          <w:tcPr>
            <w:tcW w:w="5069" w:type="dxa"/>
          </w:tcPr>
          <w:p w14:paraId="39916A1B" w14:textId="70E8B932" w:rsidR="00E463F8" w:rsidRPr="006434C4" w:rsidRDefault="00E463F8" w:rsidP="00E463F8">
            <w:pPr>
              <w:ind w:firstLine="0"/>
            </w:pPr>
            <w:r>
              <w:t>Служит для хранения сообщения после обработки дейтаграммы</w:t>
            </w:r>
            <w:r w:rsidR="006434C4">
              <w:t xml:space="preserve">. Все составляющие сообщения, например, </w:t>
            </w:r>
            <w:r w:rsidR="006434C4">
              <w:rPr>
                <w:lang w:val="en-US"/>
              </w:rPr>
              <w:t>idx</w:t>
            </w:r>
            <w:r w:rsidR="006434C4" w:rsidRPr="006434C4">
              <w:t xml:space="preserve">, </w:t>
            </w:r>
            <w:r w:rsidR="006434C4">
              <w:rPr>
                <w:lang w:val="en-US"/>
              </w:rPr>
              <w:t>AA</w:t>
            </w:r>
            <w:r w:rsidR="006434C4" w:rsidRPr="006434C4">
              <w:t xml:space="preserve">, </w:t>
            </w:r>
            <w:r w:rsidR="006434C4">
              <w:rPr>
                <w:lang w:val="en-US"/>
              </w:rPr>
              <w:t>BBB</w:t>
            </w:r>
            <w:r w:rsidR="006434C4" w:rsidRPr="006434C4">
              <w:t xml:space="preserve">, </w:t>
            </w:r>
            <w:r w:rsidR="006434C4">
              <w:t>хранятся в отдельных полях</w:t>
            </w:r>
          </w:p>
        </w:tc>
      </w:tr>
      <w:tr w:rsidR="00E463F8" w14:paraId="2969667D" w14:textId="77777777" w:rsidTr="00E463F8">
        <w:tc>
          <w:tcPr>
            <w:tcW w:w="5069" w:type="dxa"/>
          </w:tcPr>
          <w:p w14:paraId="16142439" w14:textId="3ECCFE23" w:rsidR="00E463F8" w:rsidRPr="006434C4" w:rsidRDefault="006434C4" w:rsidP="00E463F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ClientInfo info</w:t>
            </w:r>
          </w:p>
        </w:tc>
        <w:tc>
          <w:tcPr>
            <w:tcW w:w="5069" w:type="dxa"/>
          </w:tcPr>
          <w:p w14:paraId="1DBE5256" w14:textId="4516BB87" w:rsidR="00E463F8" w:rsidRPr="006434C4" w:rsidRDefault="006434C4" w:rsidP="00E463F8">
            <w:pPr>
              <w:ind w:firstLine="0"/>
            </w:pPr>
            <w:r>
              <w:t>Хранит информацию о клиенте, такую как список просмотренных дейтаграмм, список последних дейтаграм.</w:t>
            </w:r>
          </w:p>
        </w:tc>
      </w:tr>
      <w:tr w:rsidR="00E463F8" w:rsidRPr="006434C4" w14:paraId="4E67FECE" w14:textId="77777777" w:rsidTr="00E463F8">
        <w:tc>
          <w:tcPr>
            <w:tcW w:w="5069" w:type="dxa"/>
          </w:tcPr>
          <w:p w14:paraId="4B8D9A8F" w14:textId="502C06E8" w:rsidR="00E463F8" w:rsidRPr="006434C4" w:rsidRDefault="006434C4" w:rsidP="00E463F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SOCKET g_sockets[MAX_PORTS]</w:t>
            </w:r>
          </w:p>
        </w:tc>
        <w:tc>
          <w:tcPr>
            <w:tcW w:w="5069" w:type="dxa"/>
          </w:tcPr>
          <w:p w14:paraId="126F2EED" w14:textId="34612B88" w:rsidR="00E463F8" w:rsidRPr="006434C4" w:rsidRDefault="006434C4" w:rsidP="00E463F8">
            <w:pPr>
              <w:ind w:firstLine="0"/>
            </w:pPr>
            <w:r>
              <w:t>Массив сокетов активных клиентов.</w:t>
            </w:r>
          </w:p>
        </w:tc>
      </w:tr>
      <w:tr w:rsidR="00E463F8" w:rsidRPr="008B45EA" w14:paraId="3A88C61C" w14:textId="77777777" w:rsidTr="00E463F8">
        <w:tc>
          <w:tcPr>
            <w:tcW w:w="5069" w:type="dxa"/>
          </w:tcPr>
          <w:p w14:paraId="06A71455" w14:textId="0DBD5057" w:rsidR="00E463F8" w:rsidRPr="006434C4" w:rsidRDefault="006434C4" w:rsidP="00E463F8">
            <w:pPr>
              <w:ind w:firstLine="0"/>
              <w:rPr>
                <w:lang w:val="en-US"/>
              </w:rPr>
            </w:pPr>
            <w:r w:rsidRPr="006434C4">
              <w:rPr>
                <w:lang w:val="en-US"/>
              </w:rPr>
              <w:t xml:space="preserve"> </w:t>
            </w:r>
            <w:r>
              <w:rPr>
                <w:lang w:val="en-US"/>
              </w:rPr>
              <w:t>WSAEVENT g_events[MAX_PORTS]</w:t>
            </w:r>
          </w:p>
        </w:tc>
        <w:tc>
          <w:tcPr>
            <w:tcW w:w="5069" w:type="dxa"/>
          </w:tcPr>
          <w:p w14:paraId="52C3BF25" w14:textId="517897D9" w:rsidR="00E463F8" w:rsidRPr="00906972" w:rsidRDefault="006434C4" w:rsidP="00E463F8">
            <w:pPr>
              <w:ind w:firstLine="0"/>
            </w:pPr>
            <w:r>
              <w:t xml:space="preserve">Массив </w:t>
            </w:r>
            <w:r w:rsidR="008B45EA">
              <w:t>событий, которые закреплены за сокетами</w:t>
            </w:r>
            <w:r w:rsidR="00906972">
              <w:t xml:space="preserve"> и используется обработчиком </w:t>
            </w:r>
            <w:r w:rsidR="00906972">
              <w:rPr>
                <w:lang w:val="en-US"/>
              </w:rPr>
              <w:t>WSAEvents</w:t>
            </w:r>
            <w:r w:rsidR="00906972" w:rsidRPr="00906972">
              <w:t>.</w:t>
            </w:r>
          </w:p>
        </w:tc>
      </w:tr>
    </w:tbl>
    <w:p w14:paraId="2C06EE56" w14:textId="77777777" w:rsidR="00E463F8" w:rsidRPr="008B45EA" w:rsidRDefault="00E463F8" w:rsidP="00E463F8"/>
    <w:p w14:paraId="1B8D5673" w14:textId="4E5744F6" w:rsidR="00091182" w:rsidRDefault="00FD68A1" w:rsidP="00091182">
      <w:r>
        <w:t xml:space="preserve">Алгоритмы работы </w:t>
      </w:r>
      <w:r>
        <w:rPr>
          <w:lang w:val="en-US"/>
        </w:rPr>
        <w:t>TCP</w:t>
      </w:r>
      <w:r w:rsidRPr="00FD68A1">
        <w:t xml:space="preserve"> </w:t>
      </w:r>
      <w:r>
        <w:t xml:space="preserve">и </w:t>
      </w:r>
      <w:r>
        <w:rPr>
          <w:lang w:val="en-US"/>
        </w:rPr>
        <w:t>UDP</w:t>
      </w:r>
      <w:r w:rsidRPr="00FD68A1">
        <w:t xml:space="preserve"> </w:t>
      </w:r>
      <w:r>
        <w:t xml:space="preserve">примерно одинаковы. Оба клиента 10 раз пробуют подключиться к серверу с задержкой 100 мс при неудачной попытке. </w:t>
      </w:r>
      <w:r w:rsidR="00091182">
        <w:t xml:space="preserve">Далее идут проверки соединения и чтение данных с файла. </w:t>
      </w:r>
      <w:r w:rsidR="00091182">
        <w:rPr>
          <w:lang w:val="en-US"/>
        </w:rPr>
        <w:t>UDP</w:t>
      </w:r>
      <w:r w:rsidR="00091182" w:rsidRPr="00091182">
        <w:t xml:space="preserve"> </w:t>
      </w:r>
      <w:r w:rsidR="00091182">
        <w:t xml:space="preserve">клиент формирует пакеты на отправку с помощью функции </w:t>
      </w:r>
      <w:r w:rsidR="00091182">
        <w:rPr>
          <w:lang w:val="en-US"/>
        </w:rPr>
        <w:t>build</w:t>
      </w:r>
      <w:r w:rsidR="00091182" w:rsidRPr="00091182">
        <w:t>_</w:t>
      </w:r>
      <w:r w:rsidR="00091182">
        <w:rPr>
          <w:lang w:val="en-US"/>
        </w:rPr>
        <w:t>packet</w:t>
      </w:r>
      <w:r w:rsidR="00091182" w:rsidRPr="00091182">
        <w:t>()</w:t>
      </w:r>
      <w:r w:rsidR="00091182">
        <w:t>. Потом клиент отправляет по 10 сообщений</w:t>
      </w:r>
      <w:r w:rsidR="008B2DF6" w:rsidRPr="008B2DF6">
        <w:t xml:space="preserve"> </w:t>
      </w:r>
      <w:r w:rsidR="008B2DF6">
        <w:rPr>
          <w:lang w:val="en-US"/>
        </w:rPr>
        <w:t>c</w:t>
      </w:r>
      <w:r w:rsidR="008B2DF6" w:rsidRPr="008B2DF6">
        <w:t xml:space="preserve"> </w:t>
      </w:r>
      <w:r w:rsidR="008B2DF6">
        <w:t xml:space="preserve">помощью </w:t>
      </w:r>
      <w:r w:rsidR="008B2DF6">
        <w:rPr>
          <w:lang w:val="en-US"/>
        </w:rPr>
        <w:t>recvto</w:t>
      </w:r>
      <w:r w:rsidR="008B2DF6" w:rsidRPr="008B2DF6">
        <w:t>()</w:t>
      </w:r>
      <w:r w:rsidR="00091182">
        <w:t xml:space="preserve"> и собирает ответы с сервера. После этого клиент повторяет отправку 10 сообщений, до тех пор, пока ему не придет 20 подтверждений от сервера. </w:t>
      </w:r>
      <w:r w:rsidR="00091182">
        <w:rPr>
          <w:lang w:val="en-US"/>
        </w:rPr>
        <w:t>TCP</w:t>
      </w:r>
      <w:r w:rsidR="00091182" w:rsidRPr="00E62BCB">
        <w:t xml:space="preserve"> </w:t>
      </w:r>
      <w:r w:rsidR="00091182">
        <w:t xml:space="preserve">клиент </w:t>
      </w:r>
      <w:r w:rsidR="00E62BCB">
        <w:t>создает сообщение, записывает в него данные из файла, затем отправляет на сервер</w:t>
      </w:r>
      <w:r w:rsidR="008B2DF6">
        <w:t xml:space="preserve"> с помощью </w:t>
      </w:r>
      <w:r w:rsidR="008B2DF6">
        <w:rPr>
          <w:lang w:val="en-US"/>
        </w:rPr>
        <w:t>send</w:t>
      </w:r>
      <w:r w:rsidR="00D34EE5" w:rsidRPr="00D34EE5">
        <w:t xml:space="preserve">. </w:t>
      </w:r>
      <w:r w:rsidR="00D34EE5">
        <w:t xml:space="preserve">После отправки всех сообщений идет сбор ответов </w:t>
      </w:r>
      <w:r w:rsidR="00D34EE5">
        <w:rPr>
          <w:lang w:val="en-US"/>
        </w:rPr>
        <w:t>ok</w:t>
      </w:r>
      <w:r w:rsidR="00D34EE5" w:rsidRPr="00D34EE5">
        <w:t xml:space="preserve"> </w:t>
      </w:r>
      <w:r w:rsidR="00D34EE5">
        <w:t>от сервера.</w:t>
      </w:r>
    </w:p>
    <w:p w14:paraId="52AFA07F" w14:textId="462355B2" w:rsidR="00CA68B6" w:rsidRDefault="001D51BF" w:rsidP="00091182">
      <w:r>
        <w:t xml:space="preserve">Алгоритм работы </w:t>
      </w:r>
      <w:r>
        <w:rPr>
          <w:lang w:val="en-US"/>
        </w:rPr>
        <w:t>TCP</w:t>
      </w:r>
      <w:r w:rsidRPr="001D51BF">
        <w:t xml:space="preserve"> </w:t>
      </w:r>
      <w:r>
        <w:t>сервера заключается в том, что сервер прослушивает порт, если на порт идет подключение, то создается сокет подключающегося клиента и установка соединения с клиентом.</w:t>
      </w:r>
      <w:r w:rsidR="00616EB0">
        <w:t xml:space="preserve"> Далее идет прием данных от клиента </w:t>
      </w:r>
      <w:r w:rsidR="00616EB0">
        <w:lastRenderedPageBreak/>
        <w:t xml:space="preserve">и запись их в </w:t>
      </w:r>
      <w:r w:rsidR="00751B6C">
        <w:t>буффер</w:t>
      </w:r>
      <w:r w:rsidR="00616EB0" w:rsidRPr="00616EB0">
        <w:t xml:space="preserve"> </w:t>
      </w:r>
      <w:r w:rsidR="00616EB0">
        <w:t xml:space="preserve">и отправка </w:t>
      </w:r>
      <w:r w:rsidR="00616EB0">
        <w:rPr>
          <w:lang w:val="en-US"/>
        </w:rPr>
        <w:t>ok</w:t>
      </w:r>
      <w:r w:rsidR="00616EB0" w:rsidRPr="00616EB0">
        <w:t xml:space="preserve"> </w:t>
      </w:r>
      <w:r w:rsidR="00616EB0">
        <w:t xml:space="preserve">на все сообщения. При получении сообщения </w:t>
      </w:r>
      <w:r w:rsidR="00616EB0">
        <w:rPr>
          <w:lang w:val="en-US"/>
        </w:rPr>
        <w:t>stop</w:t>
      </w:r>
      <w:r w:rsidR="00616EB0">
        <w:t>, сервер завершается</w:t>
      </w:r>
      <w:r w:rsidR="00751B6C">
        <w:t xml:space="preserve"> и формируется файл </w:t>
      </w:r>
      <w:r w:rsidR="00751B6C">
        <w:rPr>
          <w:lang w:val="en-US"/>
        </w:rPr>
        <w:t>msg</w:t>
      </w:r>
      <w:r w:rsidR="00751B6C" w:rsidRPr="00751B6C">
        <w:t>.</w:t>
      </w:r>
      <w:r w:rsidR="00751B6C">
        <w:rPr>
          <w:lang w:val="en-US"/>
        </w:rPr>
        <w:t>txt</w:t>
      </w:r>
      <w:r w:rsidR="00751B6C">
        <w:t>, куда сервер загружает все полученные сообщения.</w:t>
      </w:r>
    </w:p>
    <w:p w14:paraId="68EFD0C2" w14:textId="06366B5E" w:rsidR="00751B6C" w:rsidRDefault="00641075" w:rsidP="00091182">
      <w:r>
        <w:rPr>
          <w:lang w:val="en-US"/>
        </w:rPr>
        <w:t>UDP</w:t>
      </w:r>
      <w:r w:rsidRPr="00641075">
        <w:t xml:space="preserve"> </w:t>
      </w:r>
      <w:r>
        <w:t xml:space="preserve">сервер также прослушивает все порты, создает сокеты для каждого клиента и устанавливает соединение. Затем сервер выставляет событие </w:t>
      </w:r>
      <w:r>
        <w:rPr>
          <w:lang w:val="en-US"/>
        </w:rPr>
        <w:t>FD</w:t>
      </w:r>
      <w:r w:rsidRPr="00641075">
        <w:t>_</w:t>
      </w:r>
      <w:r>
        <w:rPr>
          <w:lang w:val="en-US"/>
        </w:rPr>
        <w:t>READ</w:t>
      </w:r>
      <w:r w:rsidRPr="00641075">
        <w:t xml:space="preserve"> </w:t>
      </w:r>
      <w:r>
        <w:t xml:space="preserve">с помощью </w:t>
      </w:r>
      <w:r>
        <w:rPr>
          <w:lang w:val="en-US"/>
        </w:rPr>
        <w:t>WSAEventSelect</w:t>
      </w:r>
      <w:r>
        <w:t xml:space="preserve">. Далее идет основной цикл, где выставляется ожидание для всех событий. В начале сервер отключает старых клиентов, от которых не приходило сообщений в течение 30 секунд. Далее сервер начинает работу с сокетом, считывая 10 дейтаграмм, во время которой он принимает данные с помощью </w:t>
      </w:r>
      <w:r>
        <w:rPr>
          <w:lang w:val="en-US"/>
        </w:rPr>
        <w:t>recvfrom</w:t>
      </w:r>
      <w:r w:rsidRPr="00641075">
        <w:t xml:space="preserve"> </w:t>
      </w:r>
      <w:r>
        <w:t xml:space="preserve">и </w:t>
      </w:r>
      <w:r w:rsidR="008B5450">
        <w:t xml:space="preserve">начинает парсинг дейтаграммы. Затем сервер запоминает клиента и записывает в массив </w:t>
      </w:r>
      <w:r w:rsidR="008B5450">
        <w:rPr>
          <w:lang w:val="en-US"/>
        </w:rPr>
        <w:t>ClientInfo</w:t>
      </w:r>
      <w:r w:rsidR="008B5450">
        <w:t xml:space="preserve">. В конце сервер отправляет дейтаграмму подтверждение конкретному клиенту. Если сервер получил сообщение </w:t>
      </w:r>
      <w:r w:rsidR="008B5450">
        <w:rPr>
          <w:lang w:val="en-US"/>
        </w:rPr>
        <w:t>stop</w:t>
      </w:r>
      <w:r w:rsidR="008B5450">
        <w:t>, то он завершает работу и останавливает главный цикл.</w:t>
      </w:r>
    </w:p>
    <w:p w14:paraId="50FE8D54" w14:textId="77777777" w:rsidR="008B5450" w:rsidRDefault="008B5450" w:rsidP="008B5450">
      <w:pPr>
        <w:pStyle w:val="a9"/>
      </w:pPr>
    </w:p>
    <w:p w14:paraId="0725F1D0" w14:textId="77777777" w:rsidR="008B5450" w:rsidRDefault="008B5450" w:rsidP="008B5450"/>
    <w:p w14:paraId="6993870A" w14:textId="42CBE51E" w:rsidR="008B5450" w:rsidRDefault="008B5450" w:rsidP="008B5450">
      <w:pPr>
        <w:pStyle w:val="a9"/>
      </w:pPr>
      <w:r>
        <w:t>тестирование и результаты работы программы</w:t>
      </w:r>
    </w:p>
    <w:p w14:paraId="5618C713" w14:textId="362CD9A1" w:rsidR="008B5450" w:rsidRDefault="00664E56" w:rsidP="00664E56">
      <w:pPr>
        <w:pStyle w:val="a8"/>
      </w:pPr>
      <w:r w:rsidRPr="00664E56">
        <w:drawing>
          <wp:inline distT="0" distB="0" distL="0" distR="0" wp14:anchorId="71A5C715" wp14:editId="32C7906C">
            <wp:extent cx="6300470" cy="1144905"/>
            <wp:effectExtent l="0" t="0" r="0" b="0"/>
            <wp:docPr id="9106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10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9BDF" w14:textId="64596AA4" w:rsidR="00664E56" w:rsidRDefault="00664E56" w:rsidP="00664E56">
      <w:pPr>
        <w:pStyle w:val="a"/>
      </w:pPr>
      <w:r>
        <w:t xml:space="preserve">Результат работы </w:t>
      </w:r>
      <w:r>
        <w:rPr>
          <w:lang w:val="en-US"/>
        </w:rPr>
        <w:t xml:space="preserve">TCP </w:t>
      </w:r>
      <w:r>
        <w:t>клиента</w:t>
      </w:r>
    </w:p>
    <w:p w14:paraId="6A6DA120" w14:textId="77777777" w:rsidR="00664E56" w:rsidRDefault="00664E56" w:rsidP="00664E56"/>
    <w:p w14:paraId="31D89428" w14:textId="1EB9AEC6" w:rsidR="00664E56" w:rsidRDefault="00664E56" w:rsidP="00664E56">
      <w:pPr>
        <w:pStyle w:val="a8"/>
      </w:pPr>
      <w:r w:rsidRPr="00664E56">
        <w:lastRenderedPageBreak/>
        <w:drawing>
          <wp:inline distT="0" distB="0" distL="0" distR="0" wp14:anchorId="54729B53" wp14:editId="7ED76B9A">
            <wp:extent cx="6300470" cy="3291205"/>
            <wp:effectExtent l="0" t="0" r="0" b="0"/>
            <wp:docPr id="11974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90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7BC0" w14:textId="766D076A" w:rsidR="00664E56" w:rsidRDefault="00664E56" w:rsidP="00664E56">
      <w:pPr>
        <w:pStyle w:val="a"/>
      </w:pPr>
      <w:r>
        <w:t xml:space="preserve">Резульат работы </w:t>
      </w:r>
      <w:r>
        <w:rPr>
          <w:lang w:val="en-US"/>
        </w:rPr>
        <w:t xml:space="preserve">UDP </w:t>
      </w:r>
      <w:r>
        <w:t>клиента</w:t>
      </w:r>
    </w:p>
    <w:p w14:paraId="2BD7734B" w14:textId="77777777" w:rsidR="00664E56" w:rsidRPr="00664E56" w:rsidRDefault="00664E56" w:rsidP="00664E56"/>
    <w:p w14:paraId="1A49C25F" w14:textId="299FE005" w:rsidR="00664E56" w:rsidRDefault="00B607BD" w:rsidP="00664E56">
      <w:pPr>
        <w:pStyle w:val="a8"/>
      </w:pPr>
      <w:r w:rsidRPr="00B607BD">
        <w:drawing>
          <wp:inline distT="0" distB="0" distL="0" distR="0" wp14:anchorId="2D581239" wp14:editId="26BFDD77">
            <wp:extent cx="4934639" cy="1581371"/>
            <wp:effectExtent l="0" t="0" r="0" b="0"/>
            <wp:docPr id="14918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8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FD89" w14:textId="5FD6E3E6" w:rsidR="00664E56" w:rsidRDefault="00664E56" w:rsidP="00664E56">
      <w:pPr>
        <w:pStyle w:val="a"/>
      </w:pPr>
      <w:r>
        <w:t xml:space="preserve">Результат работы </w:t>
      </w:r>
      <w:r>
        <w:rPr>
          <w:lang w:val="en-US"/>
        </w:rPr>
        <w:t xml:space="preserve">TCP </w:t>
      </w:r>
      <w:r>
        <w:t>сервера</w:t>
      </w:r>
    </w:p>
    <w:p w14:paraId="6AC1462C" w14:textId="7F431803" w:rsidR="00664E56" w:rsidRDefault="00664E56" w:rsidP="00664E56">
      <w:pPr>
        <w:pStyle w:val="a8"/>
      </w:pPr>
      <w:r w:rsidRPr="00664E56">
        <w:lastRenderedPageBreak/>
        <w:drawing>
          <wp:inline distT="0" distB="0" distL="0" distR="0" wp14:anchorId="4BFD2D2A" wp14:editId="7FFD6051">
            <wp:extent cx="6300470" cy="3370580"/>
            <wp:effectExtent l="0" t="0" r="0" b="0"/>
            <wp:docPr id="76086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7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BD55" w14:textId="7ACCD7B4" w:rsidR="00664E56" w:rsidRPr="00664E56" w:rsidRDefault="00664E56" w:rsidP="00664E56">
      <w:pPr>
        <w:pStyle w:val="a"/>
      </w:pPr>
      <w:r>
        <w:t xml:space="preserve">Результат работы </w:t>
      </w:r>
      <w:r>
        <w:rPr>
          <w:lang w:val="en-US"/>
        </w:rPr>
        <w:t xml:space="preserve">UDP </w:t>
      </w:r>
      <w:r>
        <w:t>сервера</w:t>
      </w:r>
    </w:p>
    <w:p w14:paraId="0E065322" w14:textId="77777777" w:rsidR="00616EB0" w:rsidRDefault="00616EB0" w:rsidP="00091182"/>
    <w:p w14:paraId="445827A5" w14:textId="1BB46F72" w:rsidR="00B607BD" w:rsidRDefault="00B607BD" w:rsidP="00B607BD">
      <w:pPr>
        <w:pStyle w:val="a9"/>
      </w:pPr>
      <w:r>
        <w:t>вывод</w:t>
      </w:r>
    </w:p>
    <w:p w14:paraId="7349A3F9" w14:textId="77777777" w:rsidR="00B607BD" w:rsidRPr="00B607BD" w:rsidRDefault="00B607BD" w:rsidP="00B607BD">
      <w:r w:rsidRPr="00B607BD">
        <w:t>В ходе выполнения лабораторной работы были изучены механизмы сетевого взаимодействия программ, параллельного обслуживания клиентов, спецификации современных протоколов.</w:t>
      </w:r>
    </w:p>
    <w:p w14:paraId="6B248F26" w14:textId="32D93431" w:rsidR="00B607BD" w:rsidRPr="00B607BD" w:rsidRDefault="00B607BD" w:rsidP="00B607BD">
      <w:r w:rsidRPr="00B607BD">
        <w:t xml:space="preserve">Были написаны программы-клиенты и программы-серверы для протоколов </w:t>
      </w:r>
      <w:r w:rsidRPr="00B607BD">
        <w:rPr>
          <w:lang w:val="en-US"/>
        </w:rPr>
        <w:t>TCP</w:t>
      </w:r>
      <w:r w:rsidRPr="00B607BD">
        <w:t xml:space="preserve"> и </w:t>
      </w:r>
      <w:r w:rsidRPr="00B607BD">
        <w:rPr>
          <w:lang w:val="en-US"/>
        </w:rPr>
        <w:t>UDP</w:t>
      </w:r>
      <w:r w:rsidRPr="00B607BD">
        <w:t xml:space="preserve"> под разные ОС с разными механизмами обслуживания. </w:t>
      </w:r>
    </w:p>
    <w:p w14:paraId="7494A335" w14:textId="77777777" w:rsidR="00B607BD" w:rsidRDefault="00B607BD" w:rsidP="00B607BD">
      <w:r w:rsidRPr="00B607BD">
        <w:t>Для разработанных решений были описаны тестовые ситуации, которые позволяют покрыть большую часть функционала программ.</w:t>
      </w:r>
    </w:p>
    <w:p w14:paraId="72452124" w14:textId="2F4BB6E8" w:rsidR="006A444D" w:rsidRDefault="006A444D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06B4A8B8" w14:textId="1151CAC2" w:rsidR="006A444D" w:rsidRDefault="006A444D" w:rsidP="006A444D">
      <w:pPr>
        <w:pStyle w:val="a9"/>
      </w:pPr>
      <w:r>
        <w:lastRenderedPageBreak/>
        <w:t>приложение</w:t>
      </w:r>
    </w:p>
    <w:p w14:paraId="5F823B77" w14:textId="357C9324" w:rsidR="006A444D" w:rsidRDefault="006A444D" w:rsidP="006A444D">
      <w:pPr>
        <w:ind w:firstLine="0"/>
        <w:rPr>
          <w:lang w:val="en-US"/>
        </w:rPr>
      </w:pPr>
      <w:r>
        <w:rPr>
          <w:lang w:val="en-US"/>
        </w:rPr>
        <w:tab/>
        <w:t>tcpclient.cpp</w:t>
      </w:r>
    </w:p>
    <w:p w14:paraId="60066A0D" w14:textId="77777777" w:rsidR="006A444D" w:rsidRPr="006A444D" w:rsidRDefault="006A444D" w:rsidP="006A444D">
      <w:pPr>
        <w:pStyle w:val="a6"/>
      </w:pPr>
      <w:r w:rsidRPr="006A444D">
        <w:t>#define _CRT_SECURE_NO_WARNINGS</w:t>
      </w:r>
    </w:p>
    <w:p w14:paraId="711F5E12" w14:textId="77777777" w:rsidR="006A444D" w:rsidRPr="006A444D" w:rsidRDefault="006A444D" w:rsidP="006A444D">
      <w:pPr>
        <w:pStyle w:val="a6"/>
      </w:pPr>
      <w:r w:rsidRPr="006A444D">
        <w:t>#define WIN32_LEAN_AND_MEAN</w:t>
      </w:r>
    </w:p>
    <w:p w14:paraId="5B68C136" w14:textId="77777777" w:rsidR="006A444D" w:rsidRPr="006A444D" w:rsidRDefault="006A444D" w:rsidP="006A444D">
      <w:pPr>
        <w:pStyle w:val="a6"/>
      </w:pPr>
      <w:r w:rsidRPr="006A444D">
        <w:t>#include &lt;winsock2.h&gt;</w:t>
      </w:r>
    </w:p>
    <w:p w14:paraId="5CC92B61" w14:textId="77777777" w:rsidR="006A444D" w:rsidRPr="006A444D" w:rsidRDefault="006A444D" w:rsidP="006A444D">
      <w:pPr>
        <w:pStyle w:val="a6"/>
      </w:pPr>
      <w:r w:rsidRPr="006A444D">
        <w:t>#include &lt;windows.h&gt;</w:t>
      </w:r>
    </w:p>
    <w:p w14:paraId="2C91FE42" w14:textId="77777777" w:rsidR="006A444D" w:rsidRPr="006A444D" w:rsidRDefault="006A444D" w:rsidP="006A444D">
      <w:pPr>
        <w:pStyle w:val="a6"/>
      </w:pPr>
      <w:r w:rsidRPr="006A444D">
        <w:t>#pragma comment(lib, "ws2_32.lib")</w:t>
      </w:r>
    </w:p>
    <w:p w14:paraId="77D3F188" w14:textId="77777777" w:rsidR="006A444D" w:rsidRPr="006A444D" w:rsidRDefault="006A444D" w:rsidP="006A444D">
      <w:pPr>
        <w:pStyle w:val="a6"/>
      </w:pPr>
      <w:r w:rsidRPr="006A444D">
        <w:t>#include &lt;errno.h&gt;</w:t>
      </w:r>
    </w:p>
    <w:p w14:paraId="18E5DA28" w14:textId="77777777" w:rsidR="006A444D" w:rsidRPr="006A444D" w:rsidRDefault="006A444D" w:rsidP="006A444D">
      <w:pPr>
        <w:pStyle w:val="a6"/>
      </w:pPr>
      <w:r w:rsidRPr="006A444D">
        <w:t>#include &lt;stdio.h&gt;</w:t>
      </w:r>
    </w:p>
    <w:p w14:paraId="44EEEBCD" w14:textId="77777777" w:rsidR="006A444D" w:rsidRPr="006A444D" w:rsidRDefault="006A444D" w:rsidP="006A444D">
      <w:pPr>
        <w:pStyle w:val="a6"/>
      </w:pPr>
      <w:r w:rsidRPr="006A444D">
        <w:t>#include &lt;stdlib.h&gt;</w:t>
      </w:r>
    </w:p>
    <w:p w14:paraId="1CD8E4F3" w14:textId="77777777" w:rsidR="006A444D" w:rsidRPr="006A444D" w:rsidRDefault="006A444D" w:rsidP="006A444D">
      <w:pPr>
        <w:pStyle w:val="a6"/>
      </w:pPr>
      <w:r w:rsidRPr="006A444D">
        <w:t>#include &lt;string.h&gt;</w:t>
      </w:r>
    </w:p>
    <w:p w14:paraId="47D41113" w14:textId="77777777" w:rsidR="006A444D" w:rsidRPr="006A444D" w:rsidRDefault="006A444D" w:rsidP="006A444D">
      <w:pPr>
        <w:pStyle w:val="a6"/>
      </w:pPr>
      <w:r w:rsidRPr="006A444D">
        <w:t>#include &lt;stdint.h&gt;</w:t>
      </w:r>
    </w:p>
    <w:p w14:paraId="2D9FD4BA" w14:textId="77777777" w:rsidR="006A444D" w:rsidRPr="006A444D" w:rsidRDefault="006A444D" w:rsidP="006A444D">
      <w:pPr>
        <w:pStyle w:val="a6"/>
      </w:pPr>
      <w:r w:rsidRPr="006A444D">
        <w:t>#include &lt;ctype.h&gt;</w:t>
      </w:r>
    </w:p>
    <w:p w14:paraId="67B0C0B4" w14:textId="77777777" w:rsidR="006A444D" w:rsidRPr="006A444D" w:rsidRDefault="006A444D" w:rsidP="006A444D">
      <w:pPr>
        <w:pStyle w:val="a6"/>
      </w:pPr>
      <w:r w:rsidRPr="006A444D">
        <w:t>#include &lt;limits.h&gt;</w:t>
      </w:r>
    </w:p>
    <w:p w14:paraId="02DDB121" w14:textId="77777777" w:rsidR="006A444D" w:rsidRPr="006A444D" w:rsidRDefault="006A444D" w:rsidP="006A444D">
      <w:pPr>
        <w:pStyle w:val="a6"/>
      </w:pPr>
    </w:p>
    <w:p w14:paraId="0DE0FC82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uint32_t</w:t>
      </w:r>
      <w:r w:rsidRPr="006A444D">
        <w:t xml:space="preserve"> </w:t>
      </w:r>
      <w:r w:rsidRPr="006A444D">
        <w:rPr>
          <w:u w:val="single"/>
        </w:rPr>
        <w:t>u32</w:t>
      </w:r>
      <w:r w:rsidRPr="006A444D">
        <w:t>;</w:t>
      </w:r>
    </w:p>
    <w:p w14:paraId="0B43BF94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uint16_t</w:t>
      </w:r>
      <w:r w:rsidRPr="006A444D">
        <w:t xml:space="preserve"> </w:t>
      </w:r>
      <w:r w:rsidRPr="006A444D">
        <w:rPr>
          <w:u w:val="single"/>
        </w:rPr>
        <w:t>u16</w:t>
      </w:r>
      <w:r w:rsidRPr="006A444D">
        <w:t>;</w:t>
      </w:r>
    </w:p>
    <w:p w14:paraId="41194BA9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uint8_t</w:t>
      </w:r>
      <w:r w:rsidRPr="006A444D">
        <w:t xml:space="preserve"> </w:t>
      </w:r>
      <w:r w:rsidRPr="006A444D">
        <w:rPr>
          <w:u w:val="single"/>
        </w:rPr>
        <w:t>u8</w:t>
      </w:r>
      <w:r w:rsidRPr="006A444D">
        <w:t>;</w:t>
      </w:r>
    </w:p>
    <w:p w14:paraId="02786365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int32_t</w:t>
      </w:r>
      <w:r w:rsidRPr="006A444D">
        <w:t xml:space="preserve"> </w:t>
      </w:r>
      <w:r w:rsidRPr="006A444D">
        <w:rPr>
          <w:u w:val="single"/>
        </w:rPr>
        <w:t>s32</w:t>
      </w:r>
      <w:r w:rsidRPr="006A444D">
        <w:t>;</w:t>
      </w:r>
    </w:p>
    <w:p w14:paraId="5F89DABA" w14:textId="77777777" w:rsidR="006A444D" w:rsidRPr="006A444D" w:rsidRDefault="006A444D" w:rsidP="006A444D">
      <w:pPr>
        <w:pStyle w:val="a6"/>
      </w:pPr>
    </w:p>
    <w:p w14:paraId="469904E3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SOCKET</w:t>
      </w:r>
      <w:r w:rsidRPr="006A444D">
        <w:t xml:space="preserve"> </w:t>
      </w:r>
      <w:r w:rsidRPr="006A444D">
        <w:rPr>
          <w:u w:val="single"/>
        </w:rPr>
        <w:t>socket_t</w:t>
      </w:r>
      <w:r w:rsidRPr="006A444D">
        <w:t>;</w:t>
      </w:r>
    </w:p>
    <w:p w14:paraId="775D57D8" w14:textId="77777777" w:rsidR="006A444D" w:rsidRPr="006A444D" w:rsidRDefault="006A444D" w:rsidP="006A444D">
      <w:pPr>
        <w:pStyle w:val="a6"/>
      </w:pPr>
      <w:r w:rsidRPr="006A444D">
        <w:t>#define CLOSESOCK closesocket</w:t>
      </w:r>
    </w:p>
    <w:p w14:paraId="53000270" w14:textId="77777777" w:rsidR="006A444D" w:rsidRPr="006A444D" w:rsidRDefault="006A444D" w:rsidP="006A444D">
      <w:pPr>
        <w:pStyle w:val="a6"/>
      </w:pPr>
    </w:p>
    <w:p w14:paraId="426A5E06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Message</w:t>
      </w:r>
    </w:p>
    <w:p w14:paraId="05A5F622" w14:textId="77777777" w:rsidR="006A444D" w:rsidRPr="006A444D" w:rsidRDefault="006A444D" w:rsidP="006A444D">
      <w:pPr>
        <w:pStyle w:val="a6"/>
      </w:pPr>
      <w:r w:rsidRPr="006A444D">
        <w:t>{</w:t>
      </w:r>
    </w:p>
    <w:p w14:paraId="4AE023A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u16</w:t>
      </w:r>
      <w:r w:rsidRPr="006A444D">
        <w:t xml:space="preserve"> aa;</w:t>
      </w:r>
    </w:p>
    <w:p w14:paraId="13C5C64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s32</w:t>
      </w:r>
      <w:r w:rsidRPr="006A444D">
        <w:t xml:space="preserve"> bbb;</w:t>
      </w:r>
    </w:p>
    <w:p w14:paraId="2554FD4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hh;</w:t>
      </w:r>
    </w:p>
    <w:p w14:paraId="4885FC1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mm;</w:t>
      </w:r>
    </w:p>
    <w:p w14:paraId="5725C48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ss;</w:t>
      </w:r>
    </w:p>
    <w:p w14:paraId="5EF0EFF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message;</w:t>
      </w:r>
    </w:p>
    <w:p w14:paraId="5C31D14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message_len;</w:t>
      </w:r>
    </w:p>
    <w:p w14:paraId="7E36A419" w14:textId="77777777" w:rsidR="006A444D" w:rsidRPr="006A444D" w:rsidRDefault="006A444D" w:rsidP="006A444D">
      <w:pPr>
        <w:pStyle w:val="a6"/>
      </w:pPr>
      <w:r w:rsidRPr="006A444D">
        <w:t xml:space="preserve">} </w:t>
      </w:r>
      <w:r w:rsidRPr="006A444D">
        <w:rPr>
          <w:u w:val="single"/>
        </w:rPr>
        <w:t>Message</w:t>
      </w:r>
      <w:r w:rsidRPr="006A444D">
        <w:t>;</w:t>
      </w:r>
    </w:p>
    <w:p w14:paraId="11425755" w14:textId="77777777" w:rsidR="006A444D" w:rsidRPr="006A444D" w:rsidRDefault="006A444D" w:rsidP="006A444D">
      <w:pPr>
        <w:pStyle w:val="a6"/>
      </w:pPr>
    </w:p>
    <w:p w14:paraId="391D2249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message_init(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</w:t>
      </w:r>
      <w:r w:rsidRPr="006A444D">
        <w:t>)</w:t>
      </w:r>
    </w:p>
    <w:p w14:paraId="2DB90C28" w14:textId="77777777" w:rsidR="006A444D" w:rsidRPr="006A444D" w:rsidRDefault="006A444D" w:rsidP="006A444D">
      <w:pPr>
        <w:pStyle w:val="a6"/>
      </w:pPr>
      <w:r w:rsidRPr="006A444D">
        <w:lastRenderedPageBreak/>
        <w:t>{</w:t>
      </w:r>
    </w:p>
    <w:p w14:paraId="2F1438DE" w14:textId="77777777" w:rsidR="006A444D" w:rsidRPr="006A444D" w:rsidRDefault="006A444D" w:rsidP="006A444D">
      <w:pPr>
        <w:pStyle w:val="a6"/>
      </w:pPr>
      <w:r w:rsidRPr="006A444D">
        <w:t>    memset(</w:t>
      </w:r>
      <w:r w:rsidRPr="006A444D">
        <w:rPr>
          <w:i/>
          <w:iCs/>
        </w:rPr>
        <w:t>m</w:t>
      </w:r>
      <w:r w:rsidRPr="006A444D">
        <w:t>, 0, sizeof(*</w:t>
      </w:r>
      <w:r w:rsidRPr="006A444D">
        <w:rPr>
          <w:i/>
          <w:iCs/>
        </w:rPr>
        <w:t>m</w:t>
      </w:r>
      <w:r w:rsidRPr="006A444D">
        <w:t>));</w:t>
      </w:r>
    </w:p>
    <w:p w14:paraId="35D66A6D" w14:textId="77777777" w:rsidR="006A444D" w:rsidRPr="006A444D" w:rsidRDefault="006A444D" w:rsidP="006A444D">
      <w:pPr>
        <w:pStyle w:val="a6"/>
      </w:pPr>
      <w:r w:rsidRPr="006A444D">
        <w:t>}</w:t>
      </w:r>
    </w:p>
    <w:p w14:paraId="7DBD9FE6" w14:textId="77777777" w:rsidR="006A444D" w:rsidRPr="006A444D" w:rsidRDefault="006A444D" w:rsidP="006A444D">
      <w:pPr>
        <w:pStyle w:val="a6"/>
      </w:pPr>
    </w:p>
    <w:p w14:paraId="6EAC459E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message_free(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</w:t>
      </w:r>
      <w:r w:rsidRPr="006A444D">
        <w:t>)</w:t>
      </w:r>
    </w:p>
    <w:p w14:paraId="61F7C365" w14:textId="77777777" w:rsidR="006A444D" w:rsidRPr="006A444D" w:rsidRDefault="006A444D" w:rsidP="006A444D">
      <w:pPr>
        <w:pStyle w:val="a6"/>
      </w:pPr>
      <w:r w:rsidRPr="006A444D">
        <w:t>{</w:t>
      </w:r>
    </w:p>
    <w:p w14:paraId="790FE369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m</w:t>
      </w:r>
      <w:r w:rsidRPr="006A444D">
        <w:t>-&gt;message)</w:t>
      </w:r>
    </w:p>
    <w:p w14:paraId="71943EA9" w14:textId="77777777" w:rsidR="006A444D" w:rsidRPr="006A444D" w:rsidRDefault="006A444D" w:rsidP="006A444D">
      <w:pPr>
        <w:pStyle w:val="a6"/>
      </w:pPr>
      <w:r w:rsidRPr="006A444D">
        <w:t>    {</w:t>
      </w:r>
    </w:p>
    <w:p w14:paraId="5F34BBA0" w14:textId="77777777" w:rsidR="006A444D" w:rsidRPr="006A444D" w:rsidRDefault="006A444D" w:rsidP="006A444D">
      <w:pPr>
        <w:pStyle w:val="a6"/>
      </w:pPr>
      <w:r w:rsidRPr="006A444D">
        <w:t>        free(</w:t>
      </w:r>
      <w:r w:rsidRPr="006A444D">
        <w:rPr>
          <w:i/>
          <w:iCs/>
        </w:rPr>
        <w:t>m</w:t>
      </w:r>
      <w:r w:rsidRPr="006A444D">
        <w:t>-&gt;message);</w:t>
      </w:r>
    </w:p>
    <w:p w14:paraId="050EC810" w14:textId="77777777" w:rsidR="006A444D" w:rsidRPr="006A444D" w:rsidRDefault="006A444D" w:rsidP="006A444D">
      <w:pPr>
        <w:pStyle w:val="a6"/>
      </w:pPr>
      <w:r w:rsidRPr="006A444D">
        <w:t>    }</w:t>
      </w:r>
    </w:p>
    <w:p w14:paraId="231DC69C" w14:textId="77777777" w:rsidR="006A444D" w:rsidRPr="006A444D" w:rsidRDefault="006A444D" w:rsidP="006A444D">
      <w:pPr>
        <w:pStyle w:val="a6"/>
      </w:pPr>
    </w:p>
    <w:p w14:paraId="48591C5F" w14:textId="77777777" w:rsidR="006A444D" w:rsidRPr="006A444D" w:rsidRDefault="006A444D" w:rsidP="006A444D">
      <w:pPr>
        <w:pStyle w:val="a6"/>
      </w:pPr>
      <w:r w:rsidRPr="006A444D">
        <w:t>    message_init(</w:t>
      </w:r>
      <w:r w:rsidRPr="006A444D">
        <w:rPr>
          <w:i/>
          <w:iCs/>
        </w:rPr>
        <w:t>m</w:t>
      </w:r>
      <w:r w:rsidRPr="006A444D">
        <w:t>);</w:t>
      </w:r>
    </w:p>
    <w:p w14:paraId="1DA25037" w14:textId="77777777" w:rsidR="006A444D" w:rsidRPr="006A444D" w:rsidRDefault="006A444D" w:rsidP="006A444D">
      <w:pPr>
        <w:pStyle w:val="a6"/>
      </w:pPr>
      <w:r w:rsidRPr="006A444D">
        <w:t>}</w:t>
      </w:r>
    </w:p>
    <w:p w14:paraId="76EC1070" w14:textId="77777777" w:rsidR="006A444D" w:rsidRPr="006A444D" w:rsidRDefault="006A444D" w:rsidP="006A444D">
      <w:pPr>
        <w:pStyle w:val="a6"/>
      </w:pPr>
    </w:p>
    <w:p w14:paraId="593F9D4F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net_init(</w:t>
      </w:r>
      <w:r w:rsidRPr="006A444D">
        <w:rPr>
          <w:i/>
          <w:iCs/>
        </w:rPr>
        <w:t>void</w:t>
      </w:r>
      <w:r w:rsidRPr="006A444D">
        <w:t>)</w:t>
      </w:r>
    </w:p>
    <w:p w14:paraId="7882CD04" w14:textId="77777777" w:rsidR="006A444D" w:rsidRPr="006A444D" w:rsidRDefault="006A444D" w:rsidP="006A444D">
      <w:pPr>
        <w:pStyle w:val="a6"/>
      </w:pPr>
      <w:r w:rsidRPr="006A444D">
        <w:t>{</w:t>
      </w:r>
    </w:p>
    <w:p w14:paraId="4D00132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WSADATA</w:t>
      </w:r>
      <w:r w:rsidRPr="006A444D">
        <w:t xml:space="preserve"> wsa;</w:t>
      </w:r>
    </w:p>
    <w:p w14:paraId="16ECA7F3" w14:textId="77777777" w:rsidR="006A444D" w:rsidRPr="006A444D" w:rsidRDefault="006A444D" w:rsidP="006A444D">
      <w:pPr>
        <w:pStyle w:val="a6"/>
      </w:pPr>
    </w:p>
    <w:p w14:paraId="0FF3DFC2" w14:textId="77777777" w:rsidR="006A444D" w:rsidRPr="006A444D" w:rsidRDefault="006A444D" w:rsidP="006A444D">
      <w:pPr>
        <w:pStyle w:val="a6"/>
      </w:pPr>
      <w:r w:rsidRPr="006A444D">
        <w:t>    if (WSAStartup(MAKEWORD(2, 2), &amp;wsa) != 0) return -1;</w:t>
      </w:r>
    </w:p>
    <w:p w14:paraId="19DBDE16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22E3A5D8" w14:textId="77777777" w:rsidR="006A444D" w:rsidRPr="006A444D" w:rsidRDefault="006A444D" w:rsidP="006A444D">
      <w:pPr>
        <w:pStyle w:val="a6"/>
      </w:pPr>
      <w:r w:rsidRPr="006A444D">
        <w:t>}</w:t>
      </w:r>
    </w:p>
    <w:p w14:paraId="125E1D9F" w14:textId="77777777" w:rsidR="006A444D" w:rsidRPr="006A444D" w:rsidRDefault="006A444D" w:rsidP="006A444D">
      <w:pPr>
        <w:pStyle w:val="a6"/>
      </w:pPr>
    </w:p>
    <w:p w14:paraId="3FA3218C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net_deinit(</w:t>
      </w:r>
      <w:r w:rsidRPr="006A444D">
        <w:rPr>
          <w:i/>
          <w:iCs/>
        </w:rPr>
        <w:t>void</w:t>
      </w:r>
      <w:r w:rsidRPr="006A444D">
        <w:t>)</w:t>
      </w:r>
    </w:p>
    <w:p w14:paraId="704AC7F5" w14:textId="77777777" w:rsidR="006A444D" w:rsidRPr="006A444D" w:rsidRDefault="006A444D" w:rsidP="006A444D">
      <w:pPr>
        <w:pStyle w:val="a6"/>
      </w:pPr>
      <w:r w:rsidRPr="006A444D">
        <w:t>{</w:t>
      </w:r>
    </w:p>
    <w:p w14:paraId="7FE5E282" w14:textId="77777777" w:rsidR="006A444D" w:rsidRPr="006A444D" w:rsidRDefault="006A444D" w:rsidP="006A444D">
      <w:pPr>
        <w:pStyle w:val="a6"/>
      </w:pPr>
      <w:r w:rsidRPr="006A444D">
        <w:t>    WSACleanup();</w:t>
      </w:r>
    </w:p>
    <w:p w14:paraId="312F93A2" w14:textId="77777777" w:rsidR="006A444D" w:rsidRPr="006A444D" w:rsidRDefault="006A444D" w:rsidP="006A444D">
      <w:pPr>
        <w:pStyle w:val="a6"/>
      </w:pPr>
      <w:r w:rsidRPr="006A444D">
        <w:t>}</w:t>
      </w:r>
    </w:p>
    <w:p w14:paraId="093F71D1" w14:textId="77777777" w:rsidR="006A444D" w:rsidRPr="006A444D" w:rsidRDefault="006A444D" w:rsidP="006A444D">
      <w:pPr>
        <w:pStyle w:val="a6"/>
      </w:pPr>
    </w:p>
    <w:p w14:paraId="61FE08BC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msleep_short(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ms</w:t>
      </w:r>
      <w:r w:rsidRPr="006A444D">
        <w:t>)</w:t>
      </w:r>
    </w:p>
    <w:p w14:paraId="69A1FBC5" w14:textId="77777777" w:rsidR="006A444D" w:rsidRPr="006A444D" w:rsidRDefault="006A444D" w:rsidP="006A444D">
      <w:pPr>
        <w:pStyle w:val="a6"/>
      </w:pPr>
      <w:r w:rsidRPr="006A444D">
        <w:t>{</w:t>
      </w:r>
    </w:p>
    <w:p w14:paraId="0644AEDA" w14:textId="77777777" w:rsidR="006A444D" w:rsidRPr="006A444D" w:rsidRDefault="006A444D" w:rsidP="006A444D">
      <w:pPr>
        <w:pStyle w:val="a6"/>
      </w:pPr>
      <w:r w:rsidRPr="006A444D">
        <w:t>    Sleep((</w:t>
      </w:r>
      <w:r w:rsidRPr="006A444D">
        <w:rPr>
          <w:u w:val="single"/>
        </w:rPr>
        <w:t>DWORD</w:t>
      </w:r>
      <w:r w:rsidRPr="006A444D">
        <w:t>)</w:t>
      </w:r>
      <w:r w:rsidRPr="006A444D">
        <w:rPr>
          <w:i/>
          <w:iCs/>
        </w:rPr>
        <w:t>ms</w:t>
      </w:r>
      <w:r w:rsidRPr="006A444D">
        <w:t>);</w:t>
      </w:r>
    </w:p>
    <w:p w14:paraId="13F4A575" w14:textId="77777777" w:rsidR="006A444D" w:rsidRPr="006A444D" w:rsidRDefault="006A444D" w:rsidP="006A444D">
      <w:pPr>
        <w:pStyle w:val="a6"/>
      </w:pPr>
      <w:r w:rsidRPr="006A444D">
        <w:t>}</w:t>
      </w:r>
    </w:p>
    <w:p w14:paraId="2B7C3F30" w14:textId="77777777" w:rsidR="006A444D" w:rsidRPr="006A444D" w:rsidRDefault="006A444D" w:rsidP="006A444D">
      <w:pPr>
        <w:pStyle w:val="a6"/>
      </w:pPr>
    </w:p>
    <w:p w14:paraId="5890EB6E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socket_last_error(</w:t>
      </w:r>
      <w:r w:rsidRPr="006A444D">
        <w:rPr>
          <w:i/>
          <w:iCs/>
        </w:rPr>
        <w:t>void</w:t>
      </w:r>
      <w:r w:rsidRPr="006A444D">
        <w:t>)</w:t>
      </w:r>
    </w:p>
    <w:p w14:paraId="4AA4B061" w14:textId="77777777" w:rsidR="006A444D" w:rsidRPr="006A444D" w:rsidRDefault="006A444D" w:rsidP="006A444D">
      <w:pPr>
        <w:pStyle w:val="a6"/>
      </w:pPr>
      <w:r w:rsidRPr="006A444D">
        <w:t>{</w:t>
      </w:r>
    </w:p>
    <w:p w14:paraId="2B0F55C7" w14:textId="77777777" w:rsidR="006A444D" w:rsidRPr="006A444D" w:rsidRDefault="006A444D" w:rsidP="006A444D">
      <w:pPr>
        <w:pStyle w:val="a6"/>
      </w:pPr>
      <w:r w:rsidRPr="006A444D">
        <w:t>    return WSAGetLastError();</w:t>
      </w:r>
    </w:p>
    <w:p w14:paraId="065A7349" w14:textId="77777777" w:rsidR="006A444D" w:rsidRPr="006A444D" w:rsidRDefault="006A444D" w:rsidP="006A444D">
      <w:pPr>
        <w:pStyle w:val="a6"/>
      </w:pPr>
      <w:r w:rsidRPr="006A444D">
        <w:t>}</w:t>
      </w:r>
    </w:p>
    <w:p w14:paraId="57056FA4" w14:textId="77777777" w:rsidR="006A444D" w:rsidRPr="006A444D" w:rsidRDefault="006A444D" w:rsidP="006A444D">
      <w:pPr>
        <w:pStyle w:val="a6"/>
      </w:pPr>
    </w:p>
    <w:p w14:paraId="0698C24B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send_all(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s</w:t>
      </w:r>
      <w:r w:rsidRPr="006A444D">
        <w:t xml:space="preserve">, 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data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len</w:t>
      </w:r>
      <w:r w:rsidRPr="006A444D">
        <w:t>)</w:t>
      </w:r>
    </w:p>
    <w:p w14:paraId="2D627750" w14:textId="77777777" w:rsidR="006A444D" w:rsidRPr="006A444D" w:rsidRDefault="006A444D" w:rsidP="006A444D">
      <w:pPr>
        <w:pStyle w:val="a6"/>
      </w:pPr>
      <w:r w:rsidRPr="006A444D">
        <w:t>{</w:t>
      </w:r>
    </w:p>
    <w:p w14:paraId="3587F72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off;</w:t>
      </w:r>
    </w:p>
    <w:p w14:paraId="3C216AC2" w14:textId="77777777" w:rsidR="006A444D" w:rsidRPr="006A444D" w:rsidRDefault="006A444D" w:rsidP="006A444D">
      <w:pPr>
        <w:pStyle w:val="a6"/>
      </w:pPr>
    </w:p>
    <w:p w14:paraId="69097B47" w14:textId="77777777" w:rsidR="006A444D" w:rsidRPr="006A444D" w:rsidRDefault="006A444D" w:rsidP="006A444D">
      <w:pPr>
        <w:pStyle w:val="a6"/>
      </w:pPr>
      <w:r w:rsidRPr="006A444D">
        <w:t>    off = 0;</w:t>
      </w:r>
    </w:p>
    <w:p w14:paraId="2BCB34BA" w14:textId="77777777" w:rsidR="006A444D" w:rsidRPr="006A444D" w:rsidRDefault="006A444D" w:rsidP="006A444D">
      <w:pPr>
        <w:pStyle w:val="a6"/>
      </w:pPr>
      <w:r w:rsidRPr="006A444D">
        <w:t xml:space="preserve">    while (off &lt; </w:t>
      </w:r>
      <w:r w:rsidRPr="006A444D">
        <w:rPr>
          <w:i/>
          <w:iCs/>
        </w:rPr>
        <w:t>len</w:t>
      </w:r>
      <w:r w:rsidRPr="006A444D">
        <w:t>)</w:t>
      </w:r>
    </w:p>
    <w:p w14:paraId="2DB2868F" w14:textId="77777777" w:rsidR="006A444D" w:rsidRPr="006A444D" w:rsidRDefault="006A444D" w:rsidP="006A444D">
      <w:pPr>
        <w:pStyle w:val="a6"/>
      </w:pPr>
      <w:r w:rsidRPr="006A444D">
        <w:t>    {</w:t>
      </w:r>
    </w:p>
    <w:p w14:paraId="34E0DE43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rc;</w:t>
      </w:r>
    </w:p>
    <w:p w14:paraId="31BB80AA" w14:textId="77777777" w:rsidR="006A444D" w:rsidRPr="006A444D" w:rsidRDefault="006A444D" w:rsidP="006A444D">
      <w:pPr>
        <w:pStyle w:val="a6"/>
      </w:pPr>
    </w:p>
    <w:p w14:paraId="0143C8D0" w14:textId="77777777" w:rsidR="006A444D" w:rsidRPr="006A444D" w:rsidRDefault="006A444D" w:rsidP="006A444D">
      <w:pPr>
        <w:pStyle w:val="a6"/>
      </w:pPr>
      <w:r w:rsidRPr="006A444D">
        <w:t>        rc = send(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i/>
          <w:iCs/>
        </w:rPr>
        <w:t>data</w:t>
      </w:r>
      <w:r w:rsidRPr="006A444D">
        <w:t xml:space="preserve"> + off, </w:t>
      </w:r>
      <w:r w:rsidRPr="006A444D">
        <w:rPr>
          <w:i/>
          <w:iCs/>
        </w:rPr>
        <w:t>len</w:t>
      </w:r>
      <w:r w:rsidRPr="006A444D">
        <w:t xml:space="preserve"> - off, 0);</w:t>
      </w:r>
    </w:p>
    <w:p w14:paraId="207B78E1" w14:textId="77777777" w:rsidR="006A444D" w:rsidRPr="006A444D" w:rsidRDefault="006A444D" w:rsidP="006A444D">
      <w:pPr>
        <w:pStyle w:val="a6"/>
      </w:pPr>
    </w:p>
    <w:p w14:paraId="3BD914C0" w14:textId="77777777" w:rsidR="006A444D" w:rsidRPr="006A444D" w:rsidRDefault="006A444D" w:rsidP="006A444D">
      <w:pPr>
        <w:pStyle w:val="a6"/>
      </w:pPr>
      <w:r w:rsidRPr="006A444D">
        <w:t>        if (rc &lt;= 0)</w:t>
      </w:r>
    </w:p>
    <w:p w14:paraId="11FDD3E5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51B6B495" w14:textId="77777777" w:rsidR="006A444D" w:rsidRPr="006A444D" w:rsidRDefault="006A444D" w:rsidP="006A444D">
      <w:pPr>
        <w:pStyle w:val="a6"/>
      </w:pPr>
      <w:r w:rsidRPr="006A444D">
        <w:t>            printf("send failed: %d\n", socket_last_error());</w:t>
      </w:r>
    </w:p>
    <w:p w14:paraId="693AA167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094ECE21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2F467612" w14:textId="77777777" w:rsidR="006A444D" w:rsidRPr="006A444D" w:rsidRDefault="006A444D" w:rsidP="006A444D">
      <w:pPr>
        <w:pStyle w:val="a6"/>
      </w:pPr>
    </w:p>
    <w:p w14:paraId="3D2C5F37" w14:textId="77777777" w:rsidR="006A444D" w:rsidRPr="006A444D" w:rsidRDefault="006A444D" w:rsidP="006A444D">
      <w:pPr>
        <w:pStyle w:val="a6"/>
      </w:pPr>
      <w:r w:rsidRPr="006A444D">
        <w:t>        off += rc;</w:t>
      </w:r>
    </w:p>
    <w:p w14:paraId="6A4D902D" w14:textId="77777777" w:rsidR="006A444D" w:rsidRPr="006A444D" w:rsidRDefault="006A444D" w:rsidP="006A444D">
      <w:pPr>
        <w:pStyle w:val="a6"/>
      </w:pPr>
      <w:r w:rsidRPr="006A444D">
        <w:t>    }</w:t>
      </w:r>
    </w:p>
    <w:p w14:paraId="3CA10E53" w14:textId="77777777" w:rsidR="006A444D" w:rsidRPr="006A444D" w:rsidRDefault="006A444D" w:rsidP="006A444D">
      <w:pPr>
        <w:pStyle w:val="a6"/>
      </w:pPr>
    </w:p>
    <w:p w14:paraId="09AF6949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2966D4E9" w14:textId="77777777" w:rsidR="006A444D" w:rsidRPr="006A444D" w:rsidRDefault="006A444D" w:rsidP="006A444D">
      <w:pPr>
        <w:pStyle w:val="a6"/>
      </w:pPr>
      <w:r w:rsidRPr="006A444D">
        <w:t>}</w:t>
      </w:r>
    </w:p>
    <w:p w14:paraId="6902BBBE" w14:textId="77777777" w:rsidR="006A444D" w:rsidRPr="006A444D" w:rsidRDefault="006A444D" w:rsidP="006A444D">
      <w:pPr>
        <w:pStyle w:val="a6"/>
      </w:pPr>
    </w:p>
    <w:p w14:paraId="28E964B5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recv_exact(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data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len</w:t>
      </w:r>
      <w:r w:rsidRPr="006A444D">
        <w:t>)</w:t>
      </w:r>
    </w:p>
    <w:p w14:paraId="1CC930D3" w14:textId="77777777" w:rsidR="006A444D" w:rsidRPr="006A444D" w:rsidRDefault="006A444D" w:rsidP="006A444D">
      <w:pPr>
        <w:pStyle w:val="a6"/>
      </w:pPr>
      <w:r w:rsidRPr="006A444D">
        <w:t>{</w:t>
      </w:r>
    </w:p>
    <w:p w14:paraId="6D62C38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off;</w:t>
      </w:r>
    </w:p>
    <w:p w14:paraId="00F4DB35" w14:textId="77777777" w:rsidR="006A444D" w:rsidRPr="006A444D" w:rsidRDefault="006A444D" w:rsidP="006A444D">
      <w:pPr>
        <w:pStyle w:val="a6"/>
      </w:pPr>
    </w:p>
    <w:p w14:paraId="4C8A31C8" w14:textId="77777777" w:rsidR="006A444D" w:rsidRPr="006A444D" w:rsidRDefault="006A444D" w:rsidP="006A444D">
      <w:pPr>
        <w:pStyle w:val="a6"/>
      </w:pPr>
      <w:r w:rsidRPr="006A444D">
        <w:t>    off = 0;</w:t>
      </w:r>
    </w:p>
    <w:p w14:paraId="6CA4A1F7" w14:textId="77777777" w:rsidR="006A444D" w:rsidRPr="006A444D" w:rsidRDefault="006A444D" w:rsidP="006A444D">
      <w:pPr>
        <w:pStyle w:val="a6"/>
      </w:pPr>
      <w:r w:rsidRPr="006A444D">
        <w:t xml:space="preserve">    while (off &lt; </w:t>
      </w:r>
      <w:r w:rsidRPr="006A444D">
        <w:rPr>
          <w:i/>
          <w:iCs/>
        </w:rPr>
        <w:t>len</w:t>
      </w:r>
      <w:r w:rsidRPr="006A444D">
        <w:t>)</w:t>
      </w:r>
    </w:p>
    <w:p w14:paraId="02E68402" w14:textId="77777777" w:rsidR="006A444D" w:rsidRPr="006A444D" w:rsidRDefault="006A444D" w:rsidP="006A444D">
      <w:pPr>
        <w:pStyle w:val="a6"/>
      </w:pPr>
      <w:r w:rsidRPr="006A444D">
        <w:t>    {</w:t>
      </w:r>
    </w:p>
    <w:p w14:paraId="6062FD31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rc;</w:t>
      </w:r>
    </w:p>
    <w:p w14:paraId="5098310C" w14:textId="77777777" w:rsidR="006A444D" w:rsidRPr="006A444D" w:rsidRDefault="006A444D" w:rsidP="006A444D">
      <w:pPr>
        <w:pStyle w:val="a6"/>
      </w:pPr>
    </w:p>
    <w:p w14:paraId="799E6795" w14:textId="77777777" w:rsidR="006A444D" w:rsidRPr="006A444D" w:rsidRDefault="006A444D" w:rsidP="006A444D">
      <w:pPr>
        <w:pStyle w:val="a6"/>
      </w:pPr>
      <w:r w:rsidRPr="006A444D">
        <w:t>        rc = recv(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i/>
          <w:iCs/>
        </w:rPr>
        <w:t>data</w:t>
      </w:r>
      <w:r w:rsidRPr="006A444D">
        <w:t xml:space="preserve"> + off, </w:t>
      </w:r>
      <w:r w:rsidRPr="006A444D">
        <w:rPr>
          <w:i/>
          <w:iCs/>
        </w:rPr>
        <w:t>len</w:t>
      </w:r>
      <w:r w:rsidRPr="006A444D">
        <w:t xml:space="preserve"> - off, 0);</w:t>
      </w:r>
    </w:p>
    <w:p w14:paraId="4CF8B13F" w14:textId="77777777" w:rsidR="006A444D" w:rsidRPr="006A444D" w:rsidRDefault="006A444D" w:rsidP="006A444D">
      <w:pPr>
        <w:pStyle w:val="a6"/>
      </w:pPr>
      <w:r w:rsidRPr="006A444D">
        <w:t>        if (rc &lt; 0)</w:t>
      </w:r>
    </w:p>
    <w:p w14:paraId="7BB489F0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581CA409" w14:textId="77777777" w:rsidR="006A444D" w:rsidRPr="006A444D" w:rsidRDefault="006A444D" w:rsidP="006A444D">
      <w:pPr>
        <w:pStyle w:val="a6"/>
      </w:pPr>
      <w:r w:rsidRPr="006A444D">
        <w:lastRenderedPageBreak/>
        <w:t>            printf("recv failed: %d\n", socket_last_error());</w:t>
      </w:r>
    </w:p>
    <w:p w14:paraId="5DCDE42E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3EB79CAA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25020B70" w14:textId="77777777" w:rsidR="006A444D" w:rsidRPr="006A444D" w:rsidRDefault="006A444D" w:rsidP="006A444D">
      <w:pPr>
        <w:pStyle w:val="a6"/>
      </w:pPr>
    </w:p>
    <w:p w14:paraId="5A7D8DD2" w14:textId="77777777" w:rsidR="006A444D" w:rsidRPr="006A444D" w:rsidRDefault="006A444D" w:rsidP="006A444D">
      <w:pPr>
        <w:pStyle w:val="a6"/>
      </w:pPr>
      <w:r w:rsidRPr="006A444D">
        <w:t>        if (rc == 0)</w:t>
      </w:r>
    </w:p>
    <w:p w14:paraId="1DB68BBB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7F1B419F" w14:textId="77777777" w:rsidR="006A444D" w:rsidRPr="006A444D" w:rsidRDefault="006A444D" w:rsidP="006A444D">
      <w:pPr>
        <w:pStyle w:val="a6"/>
      </w:pPr>
      <w:r w:rsidRPr="006A444D">
        <w:t>            printf("connection closed unexpectedly\n");</w:t>
      </w:r>
    </w:p>
    <w:p w14:paraId="53B175E9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5A053CF1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5FFC677" w14:textId="77777777" w:rsidR="006A444D" w:rsidRPr="006A444D" w:rsidRDefault="006A444D" w:rsidP="006A444D">
      <w:pPr>
        <w:pStyle w:val="a6"/>
      </w:pPr>
    </w:p>
    <w:p w14:paraId="106D7FB3" w14:textId="77777777" w:rsidR="006A444D" w:rsidRPr="006A444D" w:rsidRDefault="006A444D" w:rsidP="006A444D">
      <w:pPr>
        <w:pStyle w:val="a6"/>
      </w:pPr>
      <w:r w:rsidRPr="006A444D">
        <w:t>        off += rc;</w:t>
      </w:r>
    </w:p>
    <w:p w14:paraId="53C8BFE8" w14:textId="77777777" w:rsidR="006A444D" w:rsidRPr="006A444D" w:rsidRDefault="006A444D" w:rsidP="006A444D">
      <w:pPr>
        <w:pStyle w:val="a6"/>
      </w:pPr>
      <w:r w:rsidRPr="006A444D">
        <w:t>    }</w:t>
      </w:r>
    </w:p>
    <w:p w14:paraId="577704DE" w14:textId="77777777" w:rsidR="006A444D" w:rsidRPr="006A444D" w:rsidRDefault="006A444D" w:rsidP="006A444D">
      <w:pPr>
        <w:pStyle w:val="a6"/>
      </w:pPr>
    </w:p>
    <w:p w14:paraId="0C028D79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58F9FFBF" w14:textId="77777777" w:rsidR="006A444D" w:rsidRPr="006A444D" w:rsidRDefault="006A444D" w:rsidP="006A444D">
      <w:pPr>
        <w:pStyle w:val="a6"/>
      </w:pPr>
      <w:r w:rsidRPr="006A444D">
        <w:t>}</w:t>
      </w:r>
    </w:p>
    <w:p w14:paraId="09D52359" w14:textId="77777777" w:rsidR="006A444D" w:rsidRPr="006A444D" w:rsidRDefault="006A444D" w:rsidP="006A444D">
      <w:pPr>
        <w:pStyle w:val="a6"/>
      </w:pPr>
    </w:p>
    <w:p w14:paraId="50B9C275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parse_endpoint(const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endpoint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out_ip</w:t>
      </w:r>
      <w:r w:rsidRPr="006A444D">
        <w:t xml:space="preserve">, </w:t>
      </w:r>
      <w:r w:rsidRPr="006A444D">
        <w:rPr>
          <w:u w:val="single"/>
        </w:rPr>
        <w:t>size_t</w:t>
      </w:r>
      <w:r w:rsidRPr="006A444D">
        <w:t xml:space="preserve"> </w:t>
      </w:r>
      <w:r w:rsidRPr="006A444D">
        <w:rPr>
          <w:i/>
          <w:iCs/>
        </w:rPr>
        <w:t>out_sz</w:t>
      </w:r>
      <w:r w:rsidRPr="006A444D">
        <w:t xml:space="preserve">, </w:t>
      </w:r>
      <w:r w:rsidRPr="006A444D">
        <w:rPr>
          <w:u w:val="single"/>
        </w:rPr>
        <w:t>u16</w:t>
      </w:r>
      <w:r w:rsidRPr="006A444D">
        <w:t xml:space="preserve">* </w:t>
      </w:r>
      <w:r w:rsidRPr="006A444D">
        <w:rPr>
          <w:i/>
          <w:iCs/>
        </w:rPr>
        <w:t>out_port</w:t>
      </w:r>
      <w:r w:rsidRPr="006A444D">
        <w:t>)</w:t>
      </w:r>
    </w:p>
    <w:p w14:paraId="0165D408" w14:textId="77777777" w:rsidR="006A444D" w:rsidRPr="006A444D" w:rsidRDefault="006A444D" w:rsidP="006A444D">
      <w:pPr>
        <w:pStyle w:val="a6"/>
      </w:pPr>
      <w:r w:rsidRPr="006A444D">
        <w:t>{</w:t>
      </w:r>
    </w:p>
    <w:p w14:paraId="3A83DBFF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c;</w:t>
      </w:r>
    </w:p>
    <w:p w14:paraId="6F9B9C1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size_t</w:t>
      </w:r>
      <w:r w:rsidRPr="006A444D">
        <w:t xml:space="preserve"> n;</w:t>
      </w:r>
    </w:p>
    <w:p w14:paraId="3FC08E4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port_buf[16];</w:t>
      </w:r>
    </w:p>
    <w:p w14:paraId="591F04F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endptr;</w:t>
      </w:r>
    </w:p>
    <w:p w14:paraId="160D98E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long</w:t>
      </w:r>
      <w:r w:rsidRPr="006A444D">
        <w:t xml:space="preserve"> p;</w:t>
      </w:r>
    </w:p>
    <w:p w14:paraId="22AE7E80" w14:textId="77777777" w:rsidR="006A444D" w:rsidRPr="006A444D" w:rsidRDefault="006A444D" w:rsidP="006A444D">
      <w:pPr>
        <w:pStyle w:val="a6"/>
      </w:pPr>
    </w:p>
    <w:p w14:paraId="1B37C606" w14:textId="77777777" w:rsidR="006A444D" w:rsidRPr="006A444D" w:rsidRDefault="006A444D" w:rsidP="006A444D">
      <w:pPr>
        <w:pStyle w:val="a6"/>
      </w:pPr>
      <w:r w:rsidRPr="006A444D">
        <w:t>    c = strchr(</w:t>
      </w:r>
      <w:r w:rsidRPr="006A444D">
        <w:rPr>
          <w:i/>
          <w:iCs/>
        </w:rPr>
        <w:t>endpoint</w:t>
      </w:r>
      <w:r w:rsidRPr="006A444D">
        <w:t>, ':');</w:t>
      </w:r>
    </w:p>
    <w:p w14:paraId="45B49FA2" w14:textId="77777777" w:rsidR="006A444D" w:rsidRPr="006A444D" w:rsidRDefault="006A444D" w:rsidP="006A444D">
      <w:pPr>
        <w:pStyle w:val="a6"/>
      </w:pPr>
      <w:r w:rsidRPr="006A444D">
        <w:t>    if (!c)</w:t>
      </w:r>
    </w:p>
    <w:p w14:paraId="3D5CE052" w14:textId="77777777" w:rsidR="006A444D" w:rsidRPr="006A444D" w:rsidRDefault="006A444D" w:rsidP="006A444D">
      <w:pPr>
        <w:pStyle w:val="a6"/>
      </w:pPr>
      <w:r w:rsidRPr="006A444D">
        <w:t>    {</w:t>
      </w:r>
    </w:p>
    <w:p w14:paraId="2F1674CB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0B8B62C5" w14:textId="77777777" w:rsidR="006A444D" w:rsidRPr="006A444D" w:rsidRDefault="006A444D" w:rsidP="006A444D">
      <w:pPr>
        <w:pStyle w:val="a6"/>
      </w:pPr>
      <w:r w:rsidRPr="006A444D">
        <w:t>    }</w:t>
      </w:r>
    </w:p>
    <w:p w14:paraId="7D58DCEE" w14:textId="77777777" w:rsidR="006A444D" w:rsidRPr="006A444D" w:rsidRDefault="006A444D" w:rsidP="006A444D">
      <w:pPr>
        <w:pStyle w:val="a6"/>
      </w:pPr>
    </w:p>
    <w:p w14:paraId="55208D99" w14:textId="77777777" w:rsidR="006A444D" w:rsidRPr="006A444D" w:rsidRDefault="006A444D" w:rsidP="006A444D">
      <w:pPr>
        <w:pStyle w:val="a6"/>
      </w:pPr>
      <w:r w:rsidRPr="006A444D">
        <w:t>    n = (</w:t>
      </w:r>
      <w:r w:rsidRPr="006A444D">
        <w:rPr>
          <w:u w:val="single"/>
        </w:rPr>
        <w:t>size_t</w:t>
      </w:r>
      <w:r w:rsidRPr="006A444D">
        <w:t xml:space="preserve">)(c - </w:t>
      </w:r>
      <w:r w:rsidRPr="006A444D">
        <w:rPr>
          <w:i/>
          <w:iCs/>
        </w:rPr>
        <w:t>endpoint</w:t>
      </w:r>
      <w:r w:rsidRPr="006A444D">
        <w:t>);</w:t>
      </w:r>
    </w:p>
    <w:p w14:paraId="5CE4F93A" w14:textId="77777777" w:rsidR="006A444D" w:rsidRPr="006A444D" w:rsidRDefault="006A444D" w:rsidP="006A444D">
      <w:pPr>
        <w:pStyle w:val="a6"/>
      </w:pPr>
      <w:r w:rsidRPr="006A444D">
        <w:t xml:space="preserve">    if (n == 0 || n &gt;= </w:t>
      </w:r>
      <w:r w:rsidRPr="006A444D">
        <w:rPr>
          <w:i/>
          <w:iCs/>
        </w:rPr>
        <w:t>out_sz</w:t>
      </w:r>
      <w:r w:rsidRPr="006A444D">
        <w:t>)</w:t>
      </w:r>
    </w:p>
    <w:p w14:paraId="573A0D52" w14:textId="77777777" w:rsidR="006A444D" w:rsidRPr="006A444D" w:rsidRDefault="006A444D" w:rsidP="006A444D">
      <w:pPr>
        <w:pStyle w:val="a6"/>
      </w:pPr>
      <w:r w:rsidRPr="006A444D">
        <w:t>    {</w:t>
      </w:r>
    </w:p>
    <w:p w14:paraId="691DE82A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3B608A3F" w14:textId="77777777" w:rsidR="006A444D" w:rsidRPr="006A444D" w:rsidRDefault="006A444D" w:rsidP="006A444D">
      <w:pPr>
        <w:pStyle w:val="a6"/>
      </w:pPr>
      <w:r w:rsidRPr="006A444D">
        <w:t>    }</w:t>
      </w:r>
    </w:p>
    <w:p w14:paraId="01A45773" w14:textId="77777777" w:rsidR="006A444D" w:rsidRPr="006A444D" w:rsidRDefault="006A444D" w:rsidP="006A444D">
      <w:pPr>
        <w:pStyle w:val="a6"/>
      </w:pPr>
    </w:p>
    <w:p w14:paraId="18BB91F9" w14:textId="77777777" w:rsidR="006A444D" w:rsidRPr="006A444D" w:rsidRDefault="006A444D" w:rsidP="006A444D">
      <w:pPr>
        <w:pStyle w:val="a6"/>
      </w:pPr>
      <w:r w:rsidRPr="006A444D">
        <w:t>    memcpy(</w:t>
      </w:r>
      <w:r w:rsidRPr="006A444D">
        <w:rPr>
          <w:i/>
          <w:iCs/>
        </w:rPr>
        <w:t>out_ip</w:t>
      </w:r>
      <w:r w:rsidRPr="006A444D">
        <w:t xml:space="preserve">, </w:t>
      </w:r>
      <w:r w:rsidRPr="006A444D">
        <w:rPr>
          <w:i/>
          <w:iCs/>
        </w:rPr>
        <w:t>endpoint</w:t>
      </w:r>
      <w:r w:rsidRPr="006A444D">
        <w:t>, n);</w:t>
      </w:r>
    </w:p>
    <w:p w14:paraId="6EDBC3F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out_ip</w:t>
      </w:r>
      <w:r w:rsidRPr="006A444D">
        <w:t>[n] = '\0';</w:t>
      </w:r>
    </w:p>
    <w:p w14:paraId="7FF9BD25" w14:textId="77777777" w:rsidR="006A444D" w:rsidRPr="006A444D" w:rsidRDefault="006A444D" w:rsidP="006A444D">
      <w:pPr>
        <w:pStyle w:val="a6"/>
      </w:pPr>
    </w:p>
    <w:p w14:paraId="2ADA37F1" w14:textId="77777777" w:rsidR="006A444D" w:rsidRPr="006A444D" w:rsidRDefault="006A444D" w:rsidP="006A444D">
      <w:pPr>
        <w:pStyle w:val="a6"/>
      </w:pPr>
      <w:r w:rsidRPr="006A444D">
        <w:t>    if (*(c + 1) == '\0')</w:t>
      </w:r>
    </w:p>
    <w:p w14:paraId="10A0EA00" w14:textId="77777777" w:rsidR="006A444D" w:rsidRPr="006A444D" w:rsidRDefault="006A444D" w:rsidP="006A444D">
      <w:pPr>
        <w:pStyle w:val="a6"/>
      </w:pPr>
      <w:r w:rsidRPr="006A444D">
        <w:t>    {</w:t>
      </w:r>
    </w:p>
    <w:p w14:paraId="083DC67D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4F45DA3" w14:textId="77777777" w:rsidR="006A444D" w:rsidRPr="006A444D" w:rsidRDefault="006A444D" w:rsidP="006A444D">
      <w:pPr>
        <w:pStyle w:val="a6"/>
      </w:pPr>
      <w:r w:rsidRPr="006A444D">
        <w:t>    }</w:t>
      </w:r>
    </w:p>
    <w:p w14:paraId="6DB900D7" w14:textId="77777777" w:rsidR="006A444D" w:rsidRPr="006A444D" w:rsidRDefault="006A444D" w:rsidP="006A444D">
      <w:pPr>
        <w:pStyle w:val="a6"/>
      </w:pPr>
    </w:p>
    <w:p w14:paraId="6D623502" w14:textId="77777777" w:rsidR="006A444D" w:rsidRPr="006A444D" w:rsidRDefault="006A444D" w:rsidP="006A444D">
      <w:pPr>
        <w:pStyle w:val="a6"/>
      </w:pPr>
      <w:r w:rsidRPr="006A444D">
        <w:t>    if (strlen(c + 1) &gt;= sizeof(port_buf))</w:t>
      </w:r>
    </w:p>
    <w:p w14:paraId="6B988622" w14:textId="77777777" w:rsidR="006A444D" w:rsidRPr="006A444D" w:rsidRDefault="006A444D" w:rsidP="006A444D">
      <w:pPr>
        <w:pStyle w:val="a6"/>
      </w:pPr>
      <w:r w:rsidRPr="006A444D">
        <w:t>    {</w:t>
      </w:r>
    </w:p>
    <w:p w14:paraId="555EC2A8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2F5E8E0F" w14:textId="77777777" w:rsidR="006A444D" w:rsidRPr="006A444D" w:rsidRDefault="006A444D" w:rsidP="006A444D">
      <w:pPr>
        <w:pStyle w:val="a6"/>
      </w:pPr>
      <w:r w:rsidRPr="006A444D">
        <w:t>    }</w:t>
      </w:r>
    </w:p>
    <w:p w14:paraId="597CA5EC" w14:textId="77777777" w:rsidR="006A444D" w:rsidRPr="006A444D" w:rsidRDefault="006A444D" w:rsidP="006A444D">
      <w:pPr>
        <w:pStyle w:val="a6"/>
      </w:pPr>
    </w:p>
    <w:p w14:paraId="1DF62BB9" w14:textId="77777777" w:rsidR="006A444D" w:rsidRPr="006A444D" w:rsidRDefault="006A444D" w:rsidP="006A444D">
      <w:pPr>
        <w:pStyle w:val="a6"/>
      </w:pPr>
      <w:r w:rsidRPr="006A444D">
        <w:t>    strcpy(port_buf, c + 1);</w:t>
      </w:r>
    </w:p>
    <w:p w14:paraId="07F81BA5" w14:textId="77777777" w:rsidR="006A444D" w:rsidRPr="006A444D" w:rsidRDefault="006A444D" w:rsidP="006A444D">
      <w:pPr>
        <w:pStyle w:val="a6"/>
      </w:pPr>
    </w:p>
    <w:p w14:paraId="54494EB3" w14:textId="77777777" w:rsidR="006A444D" w:rsidRPr="006A444D" w:rsidRDefault="006A444D" w:rsidP="006A444D">
      <w:pPr>
        <w:pStyle w:val="a6"/>
      </w:pPr>
      <w:r w:rsidRPr="006A444D">
        <w:t>    p = strtoul(port_buf, &amp;endptr, 10);</w:t>
      </w:r>
    </w:p>
    <w:p w14:paraId="1B5D06FD" w14:textId="77777777" w:rsidR="006A444D" w:rsidRPr="006A444D" w:rsidRDefault="006A444D" w:rsidP="006A444D">
      <w:pPr>
        <w:pStyle w:val="a6"/>
      </w:pPr>
      <w:r w:rsidRPr="006A444D">
        <w:t>    if (*port_buf == '\0' || *endptr != '\0' || p == 0 || p &gt; 65535UL)</w:t>
      </w:r>
    </w:p>
    <w:p w14:paraId="5AE1E935" w14:textId="77777777" w:rsidR="006A444D" w:rsidRPr="006A444D" w:rsidRDefault="006A444D" w:rsidP="006A444D">
      <w:pPr>
        <w:pStyle w:val="a6"/>
      </w:pPr>
      <w:r w:rsidRPr="006A444D">
        <w:t>    {</w:t>
      </w:r>
    </w:p>
    <w:p w14:paraId="27BC732B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039AF518" w14:textId="77777777" w:rsidR="006A444D" w:rsidRPr="006A444D" w:rsidRDefault="006A444D" w:rsidP="006A444D">
      <w:pPr>
        <w:pStyle w:val="a6"/>
      </w:pPr>
      <w:r w:rsidRPr="006A444D">
        <w:t>    }</w:t>
      </w:r>
    </w:p>
    <w:p w14:paraId="6AB93D3C" w14:textId="77777777" w:rsidR="006A444D" w:rsidRPr="006A444D" w:rsidRDefault="006A444D" w:rsidP="006A444D">
      <w:pPr>
        <w:pStyle w:val="a6"/>
      </w:pPr>
    </w:p>
    <w:p w14:paraId="5F6F0461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out_port</w:t>
      </w:r>
      <w:r w:rsidRPr="006A444D">
        <w:t xml:space="preserve"> = (</w:t>
      </w:r>
      <w:r w:rsidRPr="006A444D">
        <w:rPr>
          <w:u w:val="single"/>
        </w:rPr>
        <w:t>u16</w:t>
      </w:r>
      <w:r w:rsidRPr="006A444D">
        <w:t>)p;</w:t>
      </w:r>
    </w:p>
    <w:p w14:paraId="4107F86C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69D21263" w14:textId="77777777" w:rsidR="006A444D" w:rsidRPr="006A444D" w:rsidRDefault="006A444D" w:rsidP="006A444D">
      <w:pPr>
        <w:pStyle w:val="a6"/>
      </w:pPr>
      <w:r w:rsidRPr="006A444D">
        <w:t>}</w:t>
      </w:r>
    </w:p>
    <w:p w14:paraId="3B1840EC" w14:textId="77777777" w:rsidR="006A444D" w:rsidRPr="006A444D" w:rsidRDefault="006A444D" w:rsidP="006A444D">
      <w:pPr>
        <w:pStyle w:val="a6"/>
      </w:pPr>
    </w:p>
    <w:p w14:paraId="2C7F7939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socket_t</w:t>
      </w:r>
      <w:r w:rsidRPr="006A444D">
        <w:t xml:space="preserve"> connect_with_retry(const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ip</w:t>
      </w:r>
      <w:r w:rsidRPr="006A444D">
        <w:t xml:space="preserve">, </w:t>
      </w:r>
      <w:r w:rsidRPr="006A444D">
        <w:rPr>
          <w:u w:val="single"/>
        </w:rPr>
        <w:t>u16</w:t>
      </w:r>
      <w:r w:rsidRPr="006A444D">
        <w:t xml:space="preserve"> </w:t>
      </w:r>
      <w:r w:rsidRPr="006A444D">
        <w:rPr>
          <w:i/>
          <w:iCs/>
        </w:rPr>
        <w:t>port</w:t>
      </w:r>
      <w:r w:rsidRPr="006A444D">
        <w:t>)</w:t>
      </w:r>
    </w:p>
    <w:p w14:paraId="315A513B" w14:textId="77777777" w:rsidR="006A444D" w:rsidRPr="006A444D" w:rsidRDefault="006A444D" w:rsidP="006A444D">
      <w:pPr>
        <w:pStyle w:val="a6"/>
      </w:pPr>
      <w:r w:rsidRPr="006A444D">
        <w:t>{</w:t>
      </w:r>
    </w:p>
    <w:p w14:paraId="70EB0FE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sockaddr_in</w:t>
      </w:r>
      <w:r w:rsidRPr="006A444D">
        <w:t xml:space="preserve"> addr;</w:t>
      </w:r>
    </w:p>
    <w:p w14:paraId="04CD4DF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i;</w:t>
      </w:r>
    </w:p>
    <w:p w14:paraId="533394FA" w14:textId="77777777" w:rsidR="006A444D" w:rsidRPr="006A444D" w:rsidRDefault="006A444D" w:rsidP="006A444D">
      <w:pPr>
        <w:pStyle w:val="a6"/>
      </w:pPr>
    </w:p>
    <w:p w14:paraId="7CE71BC6" w14:textId="77777777" w:rsidR="006A444D" w:rsidRPr="006A444D" w:rsidRDefault="006A444D" w:rsidP="006A444D">
      <w:pPr>
        <w:pStyle w:val="a6"/>
      </w:pPr>
      <w:r w:rsidRPr="006A444D">
        <w:t>    memset(&amp;addr, 0, sizeof(addr));</w:t>
      </w:r>
    </w:p>
    <w:p w14:paraId="49217CC8" w14:textId="77777777" w:rsidR="006A444D" w:rsidRPr="006A444D" w:rsidRDefault="006A444D" w:rsidP="006A444D">
      <w:pPr>
        <w:pStyle w:val="a6"/>
      </w:pPr>
      <w:r w:rsidRPr="006A444D">
        <w:t>    addr.sin_family = AF_INET;</w:t>
      </w:r>
    </w:p>
    <w:p w14:paraId="24BCD641" w14:textId="77777777" w:rsidR="006A444D" w:rsidRPr="006A444D" w:rsidRDefault="006A444D" w:rsidP="006A444D">
      <w:pPr>
        <w:pStyle w:val="a6"/>
      </w:pPr>
      <w:r w:rsidRPr="006A444D">
        <w:t>    addr.sin_port = htons(</w:t>
      </w:r>
      <w:r w:rsidRPr="006A444D">
        <w:rPr>
          <w:i/>
          <w:iCs/>
        </w:rPr>
        <w:t>port</w:t>
      </w:r>
      <w:r w:rsidRPr="006A444D">
        <w:t>);</w:t>
      </w:r>
    </w:p>
    <w:p w14:paraId="7B744E08" w14:textId="77777777" w:rsidR="006A444D" w:rsidRPr="006A444D" w:rsidRDefault="006A444D" w:rsidP="006A444D">
      <w:pPr>
        <w:pStyle w:val="a6"/>
      </w:pPr>
      <w:r w:rsidRPr="006A444D">
        <w:t>    addr.sin_addr.s_addr = inet_addr(</w:t>
      </w:r>
      <w:r w:rsidRPr="006A444D">
        <w:rPr>
          <w:i/>
          <w:iCs/>
        </w:rPr>
        <w:t>ip</w:t>
      </w:r>
      <w:r w:rsidRPr="006A444D">
        <w:t>);</w:t>
      </w:r>
    </w:p>
    <w:p w14:paraId="37E2819E" w14:textId="77777777" w:rsidR="006A444D" w:rsidRPr="006A444D" w:rsidRDefault="006A444D" w:rsidP="006A444D">
      <w:pPr>
        <w:pStyle w:val="a6"/>
      </w:pPr>
    </w:p>
    <w:p w14:paraId="079355DB" w14:textId="77777777" w:rsidR="006A444D" w:rsidRPr="006A444D" w:rsidRDefault="006A444D" w:rsidP="006A444D">
      <w:pPr>
        <w:pStyle w:val="a6"/>
      </w:pPr>
      <w:r w:rsidRPr="006A444D">
        <w:t>    if (addr.sin_addr.s_addr == INADDR_NONE)</w:t>
      </w:r>
    </w:p>
    <w:p w14:paraId="3A5162AA" w14:textId="77777777" w:rsidR="006A444D" w:rsidRPr="006A444D" w:rsidRDefault="006A444D" w:rsidP="006A444D">
      <w:pPr>
        <w:pStyle w:val="a6"/>
      </w:pPr>
      <w:r w:rsidRPr="006A444D">
        <w:t>    {</w:t>
      </w:r>
    </w:p>
    <w:p w14:paraId="5F42DEC2" w14:textId="77777777" w:rsidR="006A444D" w:rsidRPr="006A444D" w:rsidRDefault="006A444D" w:rsidP="006A444D">
      <w:pPr>
        <w:pStyle w:val="a6"/>
      </w:pPr>
      <w:r w:rsidRPr="006A444D">
        <w:t>        return INVALID_SOCKET;</w:t>
      </w:r>
    </w:p>
    <w:p w14:paraId="2368B1DD" w14:textId="77777777" w:rsidR="006A444D" w:rsidRPr="006A444D" w:rsidRDefault="006A444D" w:rsidP="006A444D">
      <w:pPr>
        <w:pStyle w:val="a6"/>
      </w:pPr>
      <w:r w:rsidRPr="006A444D">
        <w:t>    }</w:t>
      </w:r>
    </w:p>
    <w:p w14:paraId="027C28A8" w14:textId="77777777" w:rsidR="006A444D" w:rsidRPr="006A444D" w:rsidRDefault="006A444D" w:rsidP="006A444D">
      <w:pPr>
        <w:pStyle w:val="a6"/>
      </w:pPr>
    </w:p>
    <w:p w14:paraId="70305F70" w14:textId="77777777" w:rsidR="006A444D" w:rsidRPr="006A444D" w:rsidRDefault="006A444D" w:rsidP="006A444D">
      <w:pPr>
        <w:pStyle w:val="a6"/>
      </w:pPr>
      <w:r w:rsidRPr="006A444D">
        <w:t>    for (i = 0; i &lt; 10; ++i)</w:t>
      </w:r>
    </w:p>
    <w:p w14:paraId="0ACA448E" w14:textId="77777777" w:rsidR="006A444D" w:rsidRPr="006A444D" w:rsidRDefault="006A444D" w:rsidP="006A444D">
      <w:pPr>
        <w:pStyle w:val="a6"/>
      </w:pPr>
      <w:r w:rsidRPr="006A444D">
        <w:t>    {</w:t>
      </w:r>
    </w:p>
    <w:p w14:paraId="0CB49F2E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u w:val="single"/>
        </w:rPr>
        <w:t>socket_t</w:t>
      </w:r>
      <w:r w:rsidRPr="006A444D">
        <w:t xml:space="preserve"> s;</w:t>
      </w:r>
    </w:p>
    <w:p w14:paraId="084B65E8" w14:textId="77777777" w:rsidR="006A444D" w:rsidRPr="006A444D" w:rsidRDefault="006A444D" w:rsidP="006A444D">
      <w:pPr>
        <w:pStyle w:val="a6"/>
      </w:pPr>
    </w:p>
    <w:p w14:paraId="4F911F9D" w14:textId="77777777" w:rsidR="006A444D" w:rsidRPr="006A444D" w:rsidRDefault="006A444D" w:rsidP="006A444D">
      <w:pPr>
        <w:pStyle w:val="a6"/>
      </w:pPr>
      <w:r w:rsidRPr="006A444D">
        <w:t>        s = socket(AF_INET, SOCK_STREAM, 0);</w:t>
      </w:r>
    </w:p>
    <w:p w14:paraId="0D76BBEE" w14:textId="77777777" w:rsidR="006A444D" w:rsidRPr="006A444D" w:rsidRDefault="006A444D" w:rsidP="006A444D">
      <w:pPr>
        <w:pStyle w:val="a6"/>
      </w:pPr>
      <w:r w:rsidRPr="006A444D">
        <w:t>        if (s == INVALID_SOCKET)</w:t>
      </w:r>
    </w:p>
    <w:p w14:paraId="1F145089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69625EA6" w14:textId="77777777" w:rsidR="006A444D" w:rsidRPr="006A444D" w:rsidRDefault="006A444D" w:rsidP="006A444D">
      <w:pPr>
        <w:pStyle w:val="a6"/>
      </w:pPr>
      <w:r w:rsidRPr="006A444D">
        <w:t>            return INVALID_SOCKET;</w:t>
      </w:r>
    </w:p>
    <w:p w14:paraId="7DD6000F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5CD4606" w14:textId="77777777" w:rsidR="006A444D" w:rsidRPr="006A444D" w:rsidRDefault="006A444D" w:rsidP="006A444D">
      <w:pPr>
        <w:pStyle w:val="a6"/>
      </w:pPr>
    </w:p>
    <w:p w14:paraId="7F041058" w14:textId="77777777" w:rsidR="006A444D" w:rsidRPr="006A444D" w:rsidRDefault="006A444D" w:rsidP="006A444D">
      <w:pPr>
        <w:pStyle w:val="a6"/>
      </w:pPr>
      <w:r w:rsidRPr="006A444D">
        <w:t>        if (connect(s, (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</w:t>
      </w:r>
      <w:r w:rsidRPr="006A444D">
        <w:t>*)&amp;addr, sizeof(addr)) == 0)</w:t>
      </w:r>
    </w:p>
    <w:p w14:paraId="59F3FAB3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7FE5933E" w14:textId="77777777" w:rsidR="006A444D" w:rsidRPr="006A444D" w:rsidRDefault="006A444D" w:rsidP="006A444D">
      <w:pPr>
        <w:pStyle w:val="a6"/>
      </w:pPr>
      <w:r w:rsidRPr="006A444D">
        <w:t>            return s;</w:t>
      </w:r>
    </w:p>
    <w:p w14:paraId="254EB925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58219196" w14:textId="77777777" w:rsidR="006A444D" w:rsidRPr="006A444D" w:rsidRDefault="006A444D" w:rsidP="006A444D">
      <w:pPr>
        <w:pStyle w:val="a6"/>
      </w:pPr>
    </w:p>
    <w:p w14:paraId="1ADB1CD5" w14:textId="77777777" w:rsidR="006A444D" w:rsidRPr="006A444D" w:rsidRDefault="006A444D" w:rsidP="006A444D">
      <w:pPr>
        <w:pStyle w:val="a6"/>
      </w:pPr>
      <w:r w:rsidRPr="006A444D">
        <w:t>        CLOSESOCK(s);</w:t>
      </w:r>
    </w:p>
    <w:p w14:paraId="62EDDC16" w14:textId="77777777" w:rsidR="006A444D" w:rsidRPr="006A444D" w:rsidRDefault="006A444D" w:rsidP="006A444D">
      <w:pPr>
        <w:pStyle w:val="a6"/>
      </w:pPr>
      <w:r w:rsidRPr="006A444D">
        <w:t>        msleep_short(100);</w:t>
      </w:r>
    </w:p>
    <w:p w14:paraId="5A21277C" w14:textId="77777777" w:rsidR="006A444D" w:rsidRPr="006A444D" w:rsidRDefault="006A444D" w:rsidP="006A444D">
      <w:pPr>
        <w:pStyle w:val="a6"/>
      </w:pPr>
      <w:r w:rsidRPr="006A444D">
        <w:t>    }</w:t>
      </w:r>
    </w:p>
    <w:p w14:paraId="44F4A4AD" w14:textId="77777777" w:rsidR="006A444D" w:rsidRPr="006A444D" w:rsidRDefault="006A444D" w:rsidP="006A444D">
      <w:pPr>
        <w:pStyle w:val="a6"/>
      </w:pPr>
    </w:p>
    <w:p w14:paraId="785E5883" w14:textId="77777777" w:rsidR="006A444D" w:rsidRPr="006A444D" w:rsidRDefault="006A444D" w:rsidP="006A444D">
      <w:pPr>
        <w:pStyle w:val="a6"/>
      </w:pPr>
      <w:r w:rsidRPr="006A444D">
        <w:t>    return INVALID_SOCKET;</w:t>
      </w:r>
    </w:p>
    <w:p w14:paraId="5676875C" w14:textId="77777777" w:rsidR="006A444D" w:rsidRPr="006A444D" w:rsidRDefault="006A444D" w:rsidP="006A444D">
      <w:pPr>
        <w:pStyle w:val="a6"/>
      </w:pPr>
      <w:r w:rsidRPr="006A444D">
        <w:t>}</w:t>
      </w:r>
    </w:p>
    <w:p w14:paraId="1C33B24F" w14:textId="77777777" w:rsidR="006A444D" w:rsidRPr="006A444D" w:rsidRDefault="006A444D" w:rsidP="006A444D">
      <w:pPr>
        <w:pStyle w:val="a6"/>
      </w:pPr>
    </w:p>
    <w:p w14:paraId="064C4B08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read_line_alloc(</w:t>
      </w:r>
      <w:r w:rsidRPr="006A444D">
        <w:rPr>
          <w:u w:val="single"/>
        </w:rPr>
        <w:t>FILE</w:t>
      </w:r>
      <w:r w:rsidRPr="006A444D">
        <w:t xml:space="preserve">* </w:t>
      </w:r>
      <w:r w:rsidRPr="006A444D">
        <w:rPr>
          <w:i/>
          <w:iCs/>
        </w:rPr>
        <w:t>f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** </w:t>
      </w:r>
      <w:r w:rsidRPr="006A444D">
        <w:rPr>
          <w:i/>
          <w:iCs/>
        </w:rPr>
        <w:t>out_line</w:t>
      </w:r>
      <w:r w:rsidRPr="006A444D">
        <w:t>)</w:t>
      </w:r>
    </w:p>
    <w:p w14:paraId="37E72C93" w14:textId="77777777" w:rsidR="006A444D" w:rsidRPr="006A444D" w:rsidRDefault="006A444D" w:rsidP="006A444D">
      <w:pPr>
        <w:pStyle w:val="a6"/>
      </w:pPr>
      <w:r w:rsidRPr="006A444D">
        <w:t>{</w:t>
      </w:r>
    </w:p>
    <w:p w14:paraId="3AA5E5D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ch;</w:t>
      </w:r>
    </w:p>
    <w:p w14:paraId="096FF65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len;</w:t>
      </w:r>
    </w:p>
    <w:p w14:paraId="274999F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cap;</w:t>
      </w:r>
    </w:p>
    <w:p w14:paraId="4DA5052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buf;</w:t>
      </w:r>
    </w:p>
    <w:p w14:paraId="4EC29FC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tmp;</w:t>
      </w:r>
    </w:p>
    <w:p w14:paraId="1B775DA5" w14:textId="77777777" w:rsidR="006A444D" w:rsidRPr="006A444D" w:rsidRDefault="006A444D" w:rsidP="006A444D">
      <w:pPr>
        <w:pStyle w:val="a6"/>
      </w:pPr>
    </w:p>
    <w:p w14:paraId="4D505510" w14:textId="77777777" w:rsidR="006A444D" w:rsidRPr="006A444D" w:rsidRDefault="006A444D" w:rsidP="006A444D">
      <w:pPr>
        <w:pStyle w:val="a6"/>
      </w:pPr>
      <w:r w:rsidRPr="006A444D">
        <w:lastRenderedPageBreak/>
        <w:t>    *</w:t>
      </w:r>
      <w:r w:rsidRPr="006A444D">
        <w:rPr>
          <w:i/>
          <w:iCs/>
        </w:rPr>
        <w:t>out_line</w:t>
      </w:r>
      <w:r w:rsidRPr="006A444D">
        <w:t xml:space="preserve"> = NULL;</w:t>
      </w:r>
    </w:p>
    <w:p w14:paraId="1DDC23A7" w14:textId="77777777" w:rsidR="006A444D" w:rsidRPr="006A444D" w:rsidRDefault="006A444D" w:rsidP="006A444D">
      <w:pPr>
        <w:pStyle w:val="a6"/>
      </w:pPr>
      <w:r w:rsidRPr="006A444D">
        <w:t>    len = 0;</w:t>
      </w:r>
    </w:p>
    <w:p w14:paraId="2150732B" w14:textId="77777777" w:rsidR="006A444D" w:rsidRPr="006A444D" w:rsidRDefault="006A444D" w:rsidP="006A444D">
      <w:pPr>
        <w:pStyle w:val="a6"/>
      </w:pPr>
      <w:r w:rsidRPr="006A444D">
        <w:t>    cap = 256;</w:t>
      </w:r>
    </w:p>
    <w:p w14:paraId="265F06A0" w14:textId="77777777" w:rsidR="006A444D" w:rsidRPr="006A444D" w:rsidRDefault="006A444D" w:rsidP="006A444D">
      <w:pPr>
        <w:pStyle w:val="a6"/>
      </w:pPr>
      <w:r w:rsidRPr="006A444D">
        <w:t>    buf = (</w:t>
      </w:r>
      <w:r w:rsidRPr="006A444D">
        <w:rPr>
          <w:i/>
          <w:iCs/>
        </w:rPr>
        <w:t>char</w:t>
      </w:r>
      <w:r w:rsidRPr="006A444D">
        <w:t>*)malloc((</w:t>
      </w:r>
      <w:r w:rsidRPr="006A444D">
        <w:rPr>
          <w:u w:val="single"/>
        </w:rPr>
        <w:t>size_t</w:t>
      </w:r>
      <w:r w:rsidRPr="006A444D">
        <w:t>)cap);</w:t>
      </w:r>
    </w:p>
    <w:p w14:paraId="268DDEF9" w14:textId="77777777" w:rsidR="006A444D" w:rsidRPr="006A444D" w:rsidRDefault="006A444D" w:rsidP="006A444D">
      <w:pPr>
        <w:pStyle w:val="a6"/>
      </w:pPr>
      <w:r w:rsidRPr="006A444D">
        <w:t>    if (!buf)</w:t>
      </w:r>
    </w:p>
    <w:p w14:paraId="2BAFCECD" w14:textId="77777777" w:rsidR="006A444D" w:rsidRPr="006A444D" w:rsidRDefault="006A444D" w:rsidP="006A444D">
      <w:pPr>
        <w:pStyle w:val="a6"/>
      </w:pPr>
      <w:r w:rsidRPr="006A444D">
        <w:t>    {</w:t>
      </w:r>
    </w:p>
    <w:p w14:paraId="129D47DF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36DAEEBC" w14:textId="77777777" w:rsidR="006A444D" w:rsidRPr="006A444D" w:rsidRDefault="006A444D" w:rsidP="006A444D">
      <w:pPr>
        <w:pStyle w:val="a6"/>
      </w:pPr>
      <w:r w:rsidRPr="006A444D">
        <w:t>    }</w:t>
      </w:r>
    </w:p>
    <w:p w14:paraId="08056908" w14:textId="77777777" w:rsidR="006A444D" w:rsidRPr="006A444D" w:rsidRDefault="006A444D" w:rsidP="006A444D">
      <w:pPr>
        <w:pStyle w:val="a6"/>
      </w:pPr>
    </w:p>
    <w:p w14:paraId="529B1D5D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23C2613D" w14:textId="77777777" w:rsidR="006A444D" w:rsidRPr="006A444D" w:rsidRDefault="006A444D" w:rsidP="006A444D">
      <w:pPr>
        <w:pStyle w:val="a6"/>
      </w:pPr>
      <w:r w:rsidRPr="006A444D">
        <w:t>    {</w:t>
      </w:r>
    </w:p>
    <w:p w14:paraId="73191C93" w14:textId="77777777" w:rsidR="006A444D" w:rsidRPr="006A444D" w:rsidRDefault="006A444D" w:rsidP="006A444D">
      <w:pPr>
        <w:pStyle w:val="a6"/>
      </w:pPr>
      <w:r w:rsidRPr="006A444D">
        <w:t>        ch = fgetc(</w:t>
      </w:r>
      <w:r w:rsidRPr="006A444D">
        <w:rPr>
          <w:i/>
          <w:iCs/>
        </w:rPr>
        <w:t>f</w:t>
      </w:r>
      <w:r w:rsidRPr="006A444D">
        <w:t>);</w:t>
      </w:r>
    </w:p>
    <w:p w14:paraId="256A352E" w14:textId="77777777" w:rsidR="006A444D" w:rsidRPr="006A444D" w:rsidRDefault="006A444D" w:rsidP="006A444D">
      <w:pPr>
        <w:pStyle w:val="a6"/>
      </w:pPr>
    </w:p>
    <w:p w14:paraId="7686F043" w14:textId="77777777" w:rsidR="006A444D" w:rsidRPr="006A444D" w:rsidRDefault="006A444D" w:rsidP="006A444D">
      <w:pPr>
        <w:pStyle w:val="a6"/>
      </w:pPr>
      <w:r w:rsidRPr="006A444D">
        <w:t>        if (ch == EOF)</w:t>
      </w:r>
    </w:p>
    <w:p w14:paraId="31BC3047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1B94EA0A" w14:textId="77777777" w:rsidR="006A444D" w:rsidRPr="006A444D" w:rsidRDefault="006A444D" w:rsidP="006A444D">
      <w:pPr>
        <w:pStyle w:val="a6"/>
      </w:pPr>
      <w:r w:rsidRPr="006A444D">
        <w:t>            if (len == 0)</w:t>
      </w:r>
    </w:p>
    <w:p w14:paraId="3AE337BB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39DDE051" w14:textId="77777777" w:rsidR="006A444D" w:rsidRPr="006A444D" w:rsidRDefault="006A444D" w:rsidP="006A444D">
      <w:pPr>
        <w:pStyle w:val="a6"/>
      </w:pPr>
      <w:r w:rsidRPr="006A444D">
        <w:t>                free(buf);</w:t>
      </w:r>
    </w:p>
    <w:p w14:paraId="0FF36609" w14:textId="77777777" w:rsidR="006A444D" w:rsidRPr="006A444D" w:rsidRDefault="006A444D" w:rsidP="006A444D">
      <w:pPr>
        <w:pStyle w:val="a6"/>
      </w:pPr>
      <w:r w:rsidRPr="006A444D">
        <w:t>                return 0;</w:t>
      </w:r>
    </w:p>
    <w:p w14:paraId="079E1C3F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57AE6079" w14:textId="77777777" w:rsidR="006A444D" w:rsidRPr="006A444D" w:rsidRDefault="006A444D" w:rsidP="006A444D">
      <w:pPr>
        <w:pStyle w:val="a6"/>
      </w:pPr>
    </w:p>
    <w:p w14:paraId="57B7D5A7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428C3D63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91BD104" w14:textId="77777777" w:rsidR="006A444D" w:rsidRPr="006A444D" w:rsidRDefault="006A444D" w:rsidP="006A444D">
      <w:pPr>
        <w:pStyle w:val="a6"/>
      </w:pPr>
    </w:p>
    <w:p w14:paraId="5B2E35F5" w14:textId="77777777" w:rsidR="006A444D" w:rsidRPr="006A444D" w:rsidRDefault="006A444D" w:rsidP="006A444D">
      <w:pPr>
        <w:pStyle w:val="a6"/>
      </w:pPr>
      <w:r w:rsidRPr="006A444D">
        <w:t>        if (ch == '\n')</w:t>
      </w:r>
    </w:p>
    <w:p w14:paraId="16D8D7FD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17E2D28A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73B3B280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4FD3C572" w14:textId="77777777" w:rsidR="006A444D" w:rsidRPr="006A444D" w:rsidRDefault="006A444D" w:rsidP="006A444D">
      <w:pPr>
        <w:pStyle w:val="a6"/>
      </w:pPr>
    </w:p>
    <w:p w14:paraId="0A4A8474" w14:textId="77777777" w:rsidR="006A444D" w:rsidRPr="006A444D" w:rsidRDefault="006A444D" w:rsidP="006A444D">
      <w:pPr>
        <w:pStyle w:val="a6"/>
      </w:pPr>
      <w:r w:rsidRPr="006A444D">
        <w:t>        if (ch == '\r')</w:t>
      </w:r>
    </w:p>
    <w:p w14:paraId="67C8080A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7FE966C8" w14:textId="77777777" w:rsidR="006A444D" w:rsidRPr="006A444D" w:rsidRDefault="006A444D" w:rsidP="006A444D">
      <w:pPr>
        <w:pStyle w:val="a6"/>
      </w:pPr>
      <w:r w:rsidRPr="006A444D">
        <w:t>            ch = fgetc(</w:t>
      </w:r>
      <w:r w:rsidRPr="006A444D">
        <w:rPr>
          <w:i/>
          <w:iCs/>
        </w:rPr>
        <w:t>f</w:t>
      </w:r>
      <w:r w:rsidRPr="006A444D">
        <w:t>);</w:t>
      </w:r>
    </w:p>
    <w:p w14:paraId="3819103A" w14:textId="77777777" w:rsidR="006A444D" w:rsidRPr="006A444D" w:rsidRDefault="006A444D" w:rsidP="006A444D">
      <w:pPr>
        <w:pStyle w:val="a6"/>
      </w:pPr>
      <w:r w:rsidRPr="006A444D">
        <w:t>            if (ch != '\n' &amp;&amp; ch != EOF)</w:t>
      </w:r>
    </w:p>
    <w:p w14:paraId="3490476E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1E110FF2" w14:textId="77777777" w:rsidR="006A444D" w:rsidRPr="006A444D" w:rsidRDefault="006A444D" w:rsidP="006A444D">
      <w:pPr>
        <w:pStyle w:val="a6"/>
      </w:pPr>
      <w:r w:rsidRPr="006A444D">
        <w:t xml:space="preserve">                ungetc(ch, </w:t>
      </w:r>
      <w:r w:rsidRPr="006A444D">
        <w:rPr>
          <w:i/>
          <w:iCs/>
        </w:rPr>
        <w:t>f</w:t>
      </w:r>
      <w:r w:rsidRPr="006A444D">
        <w:t>);</w:t>
      </w:r>
    </w:p>
    <w:p w14:paraId="0F9D673F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248E956F" w14:textId="77777777" w:rsidR="006A444D" w:rsidRPr="006A444D" w:rsidRDefault="006A444D" w:rsidP="006A444D">
      <w:pPr>
        <w:pStyle w:val="a6"/>
      </w:pPr>
    </w:p>
    <w:p w14:paraId="0D0789FC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75454709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7DC310D6" w14:textId="77777777" w:rsidR="006A444D" w:rsidRPr="006A444D" w:rsidRDefault="006A444D" w:rsidP="006A444D">
      <w:pPr>
        <w:pStyle w:val="a6"/>
      </w:pPr>
    </w:p>
    <w:p w14:paraId="3F69E996" w14:textId="77777777" w:rsidR="006A444D" w:rsidRPr="006A444D" w:rsidRDefault="006A444D" w:rsidP="006A444D">
      <w:pPr>
        <w:pStyle w:val="a6"/>
      </w:pPr>
      <w:r w:rsidRPr="006A444D">
        <w:t>        if (len + 1 &gt;= cap)</w:t>
      </w:r>
    </w:p>
    <w:p w14:paraId="5D330578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965AE9B" w14:textId="77777777" w:rsidR="006A444D" w:rsidRPr="006A444D" w:rsidRDefault="006A444D" w:rsidP="006A444D">
      <w:pPr>
        <w:pStyle w:val="a6"/>
      </w:pPr>
      <w:r w:rsidRPr="006A444D">
        <w:t>            cap *= 2;</w:t>
      </w:r>
    </w:p>
    <w:p w14:paraId="1CE813E7" w14:textId="77777777" w:rsidR="006A444D" w:rsidRPr="006A444D" w:rsidRDefault="006A444D" w:rsidP="006A444D">
      <w:pPr>
        <w:pStyle w:val="a6"/>
      </w:pPr>
      <w:r w:rsidRPr="006A444D">
        <w:t>            tmp = (</w:t>
      </w:r>
      <w:r w:rsidRPr="006A444D">
        <w:rPr>
          <w:i/>
          <w:iCs/>
        </w:rPr>
        <w:t>char</w:t>
      </w:r>
      <w:r w:rsidRPr="006A444D">
        <w:t>*)realloc(buf, (</w:t>
      </w:r>
      <w:r w:rsidRPr="006A444D">
        <w:rPr>
          <w:u w:val="single"/>
        </w:rPr>
        <w:t>size_t</w:t>
      </w:r>
      <w:r w:rsidRPr="006A444D">
        <w:t>)cap);</w:t>
      </w:r>
    </w:p>
    <w:p w14:paraId="0E50431D" w14:textId="77777777" w:rsidR="006A444D" w:rsidRPr="006A444D" w:rsidRDefault="006A444D" w:rsidP="006A444D">
      <w:pPr>
        <w:pStyle w:val="a6"/>
      </w:pPr>
      <w:r w:rsidRPr="006A444D">
        <w:t>            if (!tmp)</w:t>
      </w:r>
    </w:p>
    <w:p w14:paraId="382B59DF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72238B89" w14:textId="77777777" w:rsidR="006A444D" w:rsidRPr="006A444D" w:rsidRDefault="006A444D" w:rsidP="006A444D">
      <w:pPr>
        <w:pStyle w:val="a6"/>
      </w:pPr>
      <w:r w:rsidRPr="006A444D">
        <w:t>                free(buf);</w:t>
      </w:r>
    </w:p>
    <w:p w14:paraId="58AD0A91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017B4A00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71D295FF" w14:textId="77777777" w:rsidR="006A444D" w:rsidRPr="006A444D" w:rsidRDefault="006A444D" w:rsidP="006A444D">
      <w:pPr>
        <w:pStyle w:val="a6"/>
      </w:pPr>
    </w:p>
    <w:p w14:paraId="36D15A17" w14:textId="77777777" w:rsidR="006A444D" w:rsidRPr="006A444D" w:rsidRDefault="006A444D" w:rsidP="006A444D">
      <w:pPr>
        <w:pStyle w:val="a6"/>
      </w:pPr>
      <w:r w:rsidRPr="006A444D">
        <w:t>            buf = tmp;</w:t>
      </w:r>
    </w:p>
    <w:p w14:paraId="1879EC84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873345C" w14:textId="77777777" w:rsidR="006A444D" w:rsidRPr="006A444D" w:rsidRDefault="006A444D" w:rsidP="006A444D">
      <w:pPr>
        <w:pStyle w:val="a6"/>
      </w:pPr>
    </w:p>
    <w:p w14:paraId="16AC6DF0" w14:textId="77777777" w:rsidR="006A444D" w:rsidRPr="006A444D" w:rsidRDefault="006A444D" w:rsidP="006A444D">
      <w:pPr>
        <w:pStyle w:val="a6"/>
      </w:pPr>
      <w:r w:rsidRPr="006A444D">
        <w:t>        buf[len++] = (</w:t>
      </w:r>
      <w:r w:rsidRPr="006A444D">
        <w:rPr>
          <w:i/>
          <w:iCs/>
        </w:rPr>
        <w:t>char</w:t>
      </w:r>
      <w:r w:rsidRPr="006A444D">
        <w:t>)ch;</w:t>
      </w:r>
    </w:p>
    <w:p w14:paraId="700252B9" w14:textId="77777777" w:rsidR="006A444D" w:rsidRPr="006A444D" w:rsidRDefault="006A444D" w:rsidP="006A444D">
      <w:pPr>
        <w:pStyle w:val="a6"/>
      </w:pPr>
      <w:r w:rsidRPr="006A444D">
        <w:t>    }</w:t>
      </w:r>
    </w:p>
    <w:p w14:paraId="242C6870" w14:textId="77777777" w:rsidR="006A444D" w:rsidRPr="006A444D" w:rsidRDefault="006A444D" w:rsidP="006A444D">
      <w:pPr>
        <w:pStyle w:val="a6"/>
      </w:pPr>
    </w:p>
    <w:p w14:paraId="56AF5373" w14:textId="77777777" w:rsidR="006A444D" w:rsidRPr="006A444D" w:rsidRDefault="006A444D" w:rsidP="006A444D">
      <w:pPr>
        <w:pStyle w:val="a6"/>
      </w:pPr>
      <w:r w:rsidRPr="006A444D">
        <w:t>    buf[len] = '\0';</w:t>
      </w:r>
    </w:p>
    <w:p w14:paraId="1F21368D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out_line</w:t>
      </w:r>
      <w:r w:rsidRPr="006A444D">
        <w:t xml:space="preserve"> = buf;</w:t>
      </w:r>
    </w:p>
    <w:p w14:paraId="5836758B" w14:textId="77777777" w:rsidR="006A444D" w:rsidRPr="006A444D" w:rsidRDefault="006A444D" w:rsidP="006A444D">
      <w:pPr>
        <w:pStyle w:val="a6"/>
      </w:pPr>
      <w:r w:rsidRPr="006A444D">
        <w:t>    return 1;</w:t>
      </w:r>
    </w:p>
    <w:p w14:paraId="3C4849C9" w14:textId="77777777" w:rsidR="006A444D" w:rsidRPr="006A444D" w:rsidRDefault="006A444D" w:rsidP="006A444D">
      <w:pPr>
        <w:pStyle w:val="a6"/>
      </w:pPr>
      <w:r w:rsidRPr="006A444D">
        <w:t>}</w:t>
      </w:r>
    </w:p>
    <w:p w14:paraId="3C437A43" w14:textId="77777777" w:rsidR="006A444D" w:rsidRPr="006A444D" w:rsidRDefault="006A444D" w:rsidP="006A444D">
      <w:pPr>
        <w:pStyle w:val="a6"/>
      </w:pPr>
    </w:p>
    <w:p w14:paraId="03B638CE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parse_two_digits(const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u8</w:t>
      </w:r>
      <w:r w:rsidRPr="006A444D">
        <w:t xml:space="preserve">* </w:t>
      </w:r>
      <w:r w:rsidRPr="006A444D">
        <w:rPr>
          <w:i/>
          <w:iCs/>
        </w:rPr>
        <w:t>out</w:t>
      </w:r>
      <w:r w:rsidRPr="006A444D">
        <w:t>)</w:t>
      </w:r>
    </w:p>
    <w:p w14:paraId="00ADEFDC" w14:textId="77777777" w:rsidR="006A444D" w:rsidRPr="006A444D" w:rsidRDefault="006A444D" w:rsidP="006A444D">
      <w:pPr>
        <w:pStyle w:val="a6"/>
      </w:pPr>
      <w:r w:rsidRPr="006A444D">
        <w:t>{</w:t>
      </w:r>
    </w:p>
    <w:p w14:paraId="2BD7872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v;</w:t>
      </w:r>
    </w:p>
    <w:p w14:paraId="0669319A" w14:textId="77777777" w:rsidR="006A444D" w:rsidRPr="006A444D" w:rsidRDefault="006A444D" w:rsidP="006A444D">
      <w:pPr>
        <w:pStyle w:val="a6"/>
      </w:pPr>
    </w:p>
    <w:p w14:paraId="0CA089AC" w14:textId="77777777" w:rsidR="006A444D" w:rsidRPr="006A444D" w:rsidRDefault="006A444D" w:rsidP="006A444D">
      <w:pPr>
        <w:pStyle w:val="a6"/>
      </w:pPr>
      <w:r w:rsidRPr="006A444D">
        <w:t>    if (!isdigit((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p</w:t>
      </w:r>
      <w:r w:rsidRPr="006A444D">
        <w:t>[0]) || !isdigit((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p</w:t>
      </w:r>
      <w:r w:rsidRPr="006A444D">
        <w:t>[1]))</w:t>
      </w:r>
    </w:p>
    <w:p w14:paraId="05CE4778" w14:textId="77777777" w:rsidR="006A444D" w:rsidRPr="006A444D" w:rsidRDefault="006A444D" w:rsidP="006A444D">
      <w:pPr>
        <w:pStyle w:val="a6"/>
      </w:pPr>
      <w:r w:rsidRPr="006A444D">
        <w:t>    {</w:t>
      </w:r>
    </w:p>
    <w:p w14:paraId="5598765C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55018C9D" w14:textId="77777777" w:rsidR="006A444D" w:rsidRPr="006A444D" w:rsidRDefault="006A444D" w:rsidP="006A444D">
      <w:pPr>
        <w:pStyle w:val="a6"/>
      </w:pPr>
      <w:r w:rsidRPr="006A444D">
        <w:t>    }</w:t>
      </w:r>
    </w:p>
    <w:p w14:paraId="377C3575" w14:textId="77777777" w:rsidR="006A444D" w:rsidRPr="006A444D" w:rsidRDefault="006A444D" w:rsidP="006A444D">
      <w:pPr>
        <w:pStyle w:val="a6"/>
      </w:pPr>
    </w:p>
    <w:p w14:paraId="331B9BDA" w14:textId="77777777" w:rsidR="006A444D" w:rsidRPr="006A444D" w:rsidRDefault="006A444D" w:rsidP="006A444D">
      <w:pPr>
        <w:pStyle w:val="a6"/>
      </w:pPr>
      <w:r w:rsidRPr="006A444D">
        <w:t>    v = (</w:t>
      </w:r>
      <w:r w:rsidRPr="006A444D">
        <w:rPr>
          <w:i/>
          <w:iCs/>
        </w:rPr>
        <w:t>p</w:t>
      </w:r>
      <w:r w:rsidRPr="006A444D">
        <w:t>[0] - '0') * 10 + (</w:t>
      </w:r>
      <w:r w:rsidRPr="006A444D">
        <w:rPr>
          <w:i/>
          <w:iCs/>
        </w:rPr>
        <w:t>p</w:t>
      </w:r>
      <w:r w:rsidRPr="006A444D">
        <w:t>[1] - '0');</w:t>
      </w:r>
    </w:p>
    <w:p w14:paraId="4536C593" w14:textId="77777777" w:rsidR="006A444D" w:rsidRPr="006A444D" w:rsidRDefault="006A444D" w:rsidP="006A444D">
      <w:pPr>
        <w:pStyle w:val="a6"/>
      </w:pPr>
      <w:r w:rsidRPr="006A444D">
        <w:lastRenderedPageBreak/>
        <w:t>    *</w:t>
      </w:r>
      <w:r w:rsidRPr="006A444D">
        <w:rPr>
          <w:i/>
          <w:iCs/>
        </w:rPr>
        <w:t>out</w:t>
      </w:r>
      <w:r w:rsidRPr="006A444D">
        <w:t xml:space="preserve"> = (</w:t>
      </w:r>
      <w:r w:rsidRPr="006A444D">
        <w:rPr>
          <w:u w:val="single"/>
        </w:rPr>
        <w:t>u8</w:t>
      </w:r>
      <w:r w:rsidRPr="006A444D">
        <w:t>)v;</w:t>
      </w:r>
    </w:p>
    <w:p w14:paraId="614667E6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650CD80A" w14:textId="77777777" w:rsidR="006A444D" w:rsidRPr="006A444D" w:rsidRDefault="006A444D" w:rsidP="006A444D">
      <w:pPr>
        <w:pStyle w:val="a6"/>
      </w:pPr>
      <w:r w:rsidRPr="006A444D">
        <w:t>}</w:t>
      </w:r>
    </w:p>
    <w:p w14:paraId="38C8F0A5" w14:textId="77777777" w:rsidR="006A444D" w:rsidRPr="006A444D" w:rsidRDefault="006A444D" w:rsidP="006A444D">
      <w:pPr>
        <w:pStyle w:val="a6"/>
      </w:pPr>
    </w:p>
    <w:p w14:paraId="0FC4AAD5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parse_line(const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line</w:t>
      </w:r>
      <w:r w:rsidRPr="006A444D">
        <w:t xml:space="preserve">,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out</w:t>
      </w:r>
      <w:r w:rsidRPr="006A444D">
        <w:t>)</w:t>
      </w:r>
    </w:p>
    <w:p w14:paraId="06DA6C66" w14:textId="77777777" w:rsidR="006A444D" w:rsidRPr="006A444D" w:rsidRDefault="006A444D" w:rsidP="006A444D">
      <w:pPr>
        <w:pStyle w:val="a6"/>
      </w:pPr>
      <w:r w:rsidRPr="006A444D">
        <w:t>{</w:t>
      </w:r>
    </w:p>
    <w:p w14:paraId="047D2F51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p;</w:t>
      </w:r>
    </w:p>
    <w:p w14:paraId="518CFAF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endptr;</w:t>
      </w:r>
    </w:p>
    <w:p w14:paraId="2885771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long</w:t>
      </w:r>
      <w:r w:rsidRPr="006A444D">
        <w:t xml:space="preserve"> aa_ul;</w:t>
      </w:r>
    </w:p>
    <w:p w14:paraId="23370D5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long</w:t>
      </w:r>
      <w:r w:rsidRPr="006A444D">
        <w:t xml:space="preserve"> bbb_l;</w:t>
      </w:r>
    </w:p>
    <w:p w14:paraId="1206B359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hh;</w:t>
      </w:r>
    </w:p>
    <w:p w14:paraId="261B056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mm;</w:t>
      </w:r>
    </w:p>
    <w:p w14:paraId="75ABBA8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ss;</w:t>
      </w:r>
    </w:p>
    <w:p w14:paraId="581FB30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size_t</w:t>
      </w:r>
      <w:r w:rsidRPr="006A444D">
        <w:t xml:space="preserve"> msg_len;</w:t>
      </w:r>
    </w:p>
    <w:p w14:paraId="5323A8E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text;</w:t>
      </w:r>
    </w:p>
    <w:p w14:paraId="1A13507B" w14:textId="77777777" w:rsidR="006A444D" w:rsidRPr="006A444D" w:rsidRDefault="006A444D" w:rsidP="006A444D">
      <w:pPr>
        <w:pStyle w:val="a6"/>
      </w:pPr>
    </w:p>
    <w:p w14:paraId="720338C0" w14:textId="77777777" w:rsidR="006A444D" w:rsidRPr="006A444D" w:rsidRDefault="006A444D" w:rsidP="006A444D">
      <w:pPr>
        <w:pStyle w:val="a6"/>
      </w:pPr>
      <w:r w:rsidRPr="006A444D">
        <w:t>    message_free(</w:t>
      </w:r>
      <w:r w:rsidRPr="006A444D">
        <w:rPr>
          <w:i/>
          <w:iCs/>
        </w:rPr>
        <w:t>out</w:t>
      </w:r>
      <w:r w:rsidRPr="006A444D">
        <w:t>);</w:t>
      </w:r>
    </w:p>
    <w:p w14:paraId="00A51531" w14:textId="77777777" w:rsidR="006A444D" w:rsidRPr="006A444D" w:rsidRDefault="006A444D" w:rsidP="006A444D">
      <w:pPr>
        <w:pStyle w:val="a6"/>
      </w:pPr>
    </w:p>
    <w:p w14:paraId="582A9A98" w14:textId="77777777" w:rsidR="006A444D" w:rsidRPr="006A444D" w:rsidRDefault="006A444D" w:rsidP="006A444D">
      <w:pPr>
        <w:pStyle w:val="a6"/>
      </w:pPr>
      <w:r w:rsidRPr="006A444D">
        <w:t xml:space="preserve">    p = </w:t>
      </w:r>
      <w:r w:rsidRPr="006A444D">
        <w:rPr>
          <w:i/>
          <w:iCs/>
        </w:rPr>
        <w:t>line</w:t>
      </w:r>
      <w:r w:rsidRPr="006A444D">
        <w:t>;</w:t>
      </w:r>
    </w:p>
    <w:p w14:paraId="75798FFC" w14:textId="77777777" w:rsidR="006A444D" w:rsidRPr="006A444D" w:rsidRDefault="006A444D" w:rsidP="006A444D">
      <w:pPr>
        <w:pStyle w:val="a6"/>
      </w:pPr>
      <w:r w:rsidRPr="006A444D">
        <w:t>    if 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)p[0] == 0xEF &amp;&amp;</w:t>
      </w:r>
    </w:p>
    <w:p w14:paraId="5395A8E3" w14:textId="77777777" w:rsidR="006A444D" w:rsidRPr="006A444D" w:rsidRDefault="006A444D" w:rsidP="006A444D">
      <w:pPr>
        <w:pStyle w:val="a6"/>
      </w:pPr>
      <w:r w:rsidRPr="006A444D">
        <w:t>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)p[1] == 0xBB &amp;&amp;</w:t>
      </w:r>
    </w:p>
    <w:p w14:paraId="2F7CED80" w14:textId="77777777" w:rsidR="006A444D" w:rsidRPr="006A444D" w:rsidRDefault="006A444D" w:rsidP="006A444D">
      <w:pPr>
        <w:pStyle w:val="a6"/>
      </w:pPr>
      <w:r w:rsidRPr="006A444D">
        <w:t>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)p[2] == 0xBF) p += 3;</w:t>
      </w:r>
    </w:p>
    <w:p w14:paraId="66B00397" w14:textId="77777777" w:rsidR="006A444D" w:rsidRPr="006A444D" w:rsidRDefault="006A444D" w:rsidP="006A444D">
      <w:pPr>
        <w:pStyle w:val="a6"/>
      </w:pPr>
      <w:r w:rsidRPr="006A444D">
        <w:t>    if (*p == '\0') return -1;</w:t>
      </w:r>
    </w:p>
    <w:p w14:paraId="0986ABA0" w14:textId="77777777" w:rsidR="006A444D" w:rsidRPr="006A444D" w:rsidRDefault="006A444D" w:rsidP="006A444D">
      <w:pPr>
        <w:pStyle w:val="a6"/>
      </w:pPr>
      <w:r w:rsidRPr="006A444D">
        <w:t>    errno = 0;</w:t>
      </w:r>
    </w:p>
    <w:p w14:paraId="0E72BE98" w14:textId="77777777" w:rsidR="006A444D" w:rsidRPr="006A444D" w:rsidRDefault="006A444D" w:rsidP="006A444D">
      <w:pPr>
        <w:pStyle w:val="a6"/>
      </w:pPr>
      <w:r w:rsidRPr="006A444D">
        <w:t>    aa_ul = strtoul(p, &amp;endptr, 10);</w:t>
      </w:r>
    </w:p>
    <w:p w14:paraId="630679CD" w14:textId="77777777" w:rsidR="006A444D" w:rsidRPr="006A444D" w:rsidRDefault="006A444D" w:rsidP="006A444D">
      <w:pPr>
        <w:pStyle w:val="a6"/>
      </w:pPr>
      <w:r w:rsidRPr="006A444D">
        <w:t>    if (endptr == p || errno != 0 || aa_ul &gt; 65535UL) return -1;</w:t>
      </w:r>
    </w:p>
    <w:p w14:paraId="0A7B8A3D" w14:textId="77777777" w:rsidR="006A444D" w:rsidRPr="006A444D" w:rsidRDefault="006A444D" w:rsidP="006A444D">
      <w:pPr>
        <w:pStyle w:val="a6"/>
      </w:pPr>
      <w:r w:rsidRPr="006A444D">
        <w:t>    if (*endptr != ' ') return -1;</w:t>
      </w:r>
    </w:p>
    <w:p w14:paraId="4072F4B1" w14:textId="77777777" w:rsidR="006A444D" w:rsidRPr="006A444D" w:rsidRDefault="006A444D" w:rsidP="006A444D">
      <w:pPr>
        <w:pStyle w:val="a6"/>
      </w:pPr>
      <w:r w:rsidRPr="006A444D">
        <w:t>    p = endptr + 1;</w:t>
      </w:r>
    </w:p>
    <w:p w14:paraId="1521FC6D" w14:textId="77777777" w:rsidR="006A444D" w:rsidRPr="006A444D" w:rsidRDefault="006A444D" w:rsidP="006A444D">
      <w:pPr>
        <w:pStyle w:val="a6"/>
      </w:pPr>
      <w:r w:rsidRPr="006A444D">
        <w:t>    errno = 0;</w:t>
      </w:r>
    </w:p>
    <w:p w14:paraId="53DD9812" w14:textId="77777777" w:rsidR="006A444D" w:rsidRPr="006A444D" w:rsidRDefault="006A444D" w:rsidP="006A444D">
      <w:pPr>
        <w:pStyle w:val="a6"/>
      </w:pPr>
      <w:r w:rsidRPr="006A444D">
        <w:t>    bbb_l = strtol(p, &amp;endptr, 10);</w:t>
      </w:r>
    </w:p>
    <w:p w14:paraId="771FC666" w14:textId="77777777" w:rsidR="006A444D" w:rsidRPr="006A444D" w:rsidRDefault="006A444D" w:rsidP="006A444D">
      <w:pPr>
        <w:pStyle w:val="a6"/>
      </w:pPr>
      <w:r w:rsidRPr="006A444D">
        <w:t>    if (endptr == p || errno != 0 || bbb_l &lt; INT32_MIN || bbb_l &gt; INT32_MAX) return -1;</w:t>
      </w:r>
    </w:p>
    <w:p w14:paraId="190B2B6C" w14:textId="77777777" w:rsidR="006A444D" w:rsidRPr="006A444D" w:rsidRDefault="006A444D" w:rsidP="006A444D">
      <w:pPr>
        <w:pStyle w:val="a6"/>
      </w:pPr>
      <w:r w:rsidRPr="006A444D">
        <w:t>    if (*endptr != ' ') return -1;</w:t>
      </w:r>
    </w:p>
    <w:p w14:paraId="5C8D8528" w14:textId="77777777" w:rsidR="006A444D" w:rsidRPr="006A444D" w:rsidRDefault="006A444D" w:rsidP="006A444D">
      <w:pPr>
        <w:pStyle w:val="a6"/>
      </w:pPr>
      <w:r w:rsidRPr="006A444D">
        <w:t>    p = endptr + 1;</w:t>
      </w:r>
    </w:p>
    <w:p w14:paraId="3C3A2ED7" w14:textId="77777777" w:rsidR="006A444D" w:rsidRPr="006A444D" w:rsidRDefault="006A444D" w:rsidP="006A444D">
      <w:pPr>
        <w:pStyle w:val="a6"/>
      </w:pPr>
      <w:r w:rsidRPr="006A444D">
        <w:t>    if ((</w:t>
      </w:r>
      <w:r w:rsidRPr="006A444D">
        <w:rPr>
          <w:i/>
          <w:iCs/>
        </w:rPr>
        <w:t>int</w:t>
      </w:r>
      <w:r w:rsidRPr="006A444D">
        <w:t>)strlen(p) &lt; 8) return -1;</w:t>
      </w:r>
    </w:p>
    <w:p w14:paraId="1F23C9BF" w14:textId="77777777" w:rsidR="006A444D" w:rsidRPr="006A444D" w:rsidRDefault="006A444D" w:rsidP="006A444D">
      <w:pPr>
        <w:pStyle w:val="a6"/>
      </w:pPr>
      <w:r w:rsidRPr="006A444D">
        <w:t>    if (parse_two_digits(p, &amp;hh) != 0 || p[2] != ':') return -1;</w:t>
      </w:r>
    </w:p>
    <w:p w14:paraId="3AFF5D7C" w14:textId="77777777" w:rsidR="006A444D" w:rsidRPr="006A444D" w:rsidRDefault="006A444D" w:rsidP="006A444D">
      <w:pPr>
        <w:pStyle w:val="a6"/>
      </w:pPr>
      <w:r w:rsidRPr="006A444D">
        <w:lastRenderedPageBreak/>
        <w:t>    if (parse_two_digits(p + 3, &amp;mm) != 0 || p[5] != ':') return -1;</w:t>
      </w:r>
    </w:p>
    <w:p w14:paraId="71B22141" w14:textId="77777777" w:rsidR="006A444D" w:rsidRPr="006A444D" w:rsidRDefault="006A444D" w:rsidP="006A444D">
      <w:pPr>
        <w:pStyle w:val="a6"/>
      </w:pPr>
      <w:r w:rsidRPr="006A444D">
        <w:t>    if (parse_two_digits(p + 6, &amp;ss) != 0) return -1;</w:t>
      </w:r>
    </w:p>
    <w:p w14:paraId="59B2B831" w14:textId="77777777" w:rsidR="006A444D" w:rsidRPr="006A444D" w:rsidRDefault="006A444D" w:rsidP="006A444D">
      <w:pPr>
        <w:pStyle w:val="a6"/>
      </w:pPr>
      <w:r w:rsidRPr="006A444D">
        <w:t>    if (hh &gt; 23 || mm &gt; 59 || ss &gt; 59) return -1;</w:t>
      </w:r>
    </w:p>
    <w:p w14:paraId="38511A20" w14:textId="77777777" w:rsidR="006A444D" w:rsidRPr="006A444D" w:rsidRDefault="006A444D" w:rsidP="006A444D">
      <w:pPr>
        <w:pStyle w:val="a6"/>
      </w:pPr>
      <w:r w:rsidRPr="006A444D">
        <w:t>    p += 8;</w:t>
      </w:r>
    </w:p>
    <w:p w14:paraId="1A640DCD" w14:textId="77777777" w:rsidR="006A444D" w:rsidRPr="006A444D" w:rsidRDefault="006A444D" w:rsidP="006A444D">
      <w:pPr>
        <w:pStyle w:val="a6"/>
      </w:pPr>
      <w:r w:rsidRPr="006A444D">
        <w:t>    if (*p != ' ') return -1;</w:t>
      </w:r>
    </w:p>
    <w:p w14:paraId="0B723297" w14:textId="77777777" w:rsidR="006A444D" w:rsidRPr="006A444D" w:rsidRDefault="006A444D" w:rsidP="006A444D">
      <w:pPr>
        <w:pStyle w:val="a6"/>
      </w:pPr>
      <w:r w:rsidRPr="006A444D">
        <w:t>    ++p;</w:t>
      </w:r>
    </w:p>
    <w:p w14:paraId="370B786A" w14:textId="77777777" w:rsidR="006A444D" w:rsidRPr="006A444D" w:rsidRDefault="006A444D" w:rsidP="006A444D">
      <w:pPr>
        <w:pStyle w:val="a6"/>
      </w:pPr>
      <w:r w:rsidRPr="006A444D">
        <w:t>    if (*p == '\0') return -1;</w:t>
      </w:r>
    </w:p>
    <w:p w14:paraId="4E173EC4" w14:textId="77777777" w:rsidR="006A444D" w:rsidRPr="006A444D" w:rsidRDefault="006A444D" w:rsidP="006A444D">
      <w:pPr>
        <w:pStyle w:val="a6"/>
      </w:pPr>
      <w:r w:rsidRPr="006A444D">
        <w:t xml:space="preserve">    </w:t>
      </w:r>
    </w:p>
    <w:p w14:paraId="6CCFD13F" w14:textId="77777777" w:rsidR="006A444D" w:rsidRPr="006A444D" w:rsidRDefault="006A444D" w:rsidP="006A444D">
      <w:pPr>
        <w:pStyle w:val="a6"/>
      </w:pPr>
      <w:r w:rsidRPr="006A444D">
        <w:t>    msg_len = strlen(p);</w:t>
      </w:r>
    </w:p>
    <w:p w14:paraId="7B9B5B3D" w14:textId="77777777" w:rsidR="006A444D" w:rsidRPr="006A444D" w:rsidRDefault="006A444D" w:rsidP="006A444D">
      <w:pPr>
        <w:pStyle w:val="a6"/>
      </w:pPr>
      <w:r w:rsidRPr="006A444D">
        <w:t>    text = (</w:t>
      </w:r>
      <w:r w:rsidRPr="006A444D">
        <w:rPr>
          <w:i/>
          <w:iCs/>
        </w:rPr>
        <w:t>char</w:t>
      </w:r>
      <w:r w:rsidRPr="006A444D">
        <w:t>*)malloc(msg_len + 1);</w:t>
      </w:r>
    </w:p>
    <w:p w14:paraId="12082F05" w14:textId="77777777" w:rsidR="006A444D" w:rsidRPr="006A444D" w:rsidRDefault="006A444D" w:rsidP="006A444D">
      <w:pPr>
        <w:pStyle w:val="a6"/>
      </w:pPr>
      <w:r w:rsidRPr="006A444D">
        <w:t>    if (!text) return -1;</w:t>
      </w:r>
    </w:p>
    <w:p w14:paraId="5F009008" w14:textId="77777777" w:rsidR="006A444D" w:rsidRPr="006A444D" w:rsidRDefault="006A444D" w:rsidP="006A444D">
      <w:pPr>
        <w:pStyle w:val="a6"/>
      </w:pPr>
      <w:r w:rsidRPr="006A444D">
        <w:t xml:space="preserve">    </w:t>
      </w:r>
    </w:p>
    <w:p w14:paraId="33A26C1B" w14:textId="77777777" w:rsidR="006A444D" w:rsidRPr="006A444D" w:rsidRDefault="006A444D" w:rsidP="006A444D">
      <w:pPr>
        <w:pStyle w:val="a6"/>
      </w:pPr>
      <w:r w:rsidRPr="006A444D">
        <w:t>    memcpy(text, p, msg_len + 1);</w:t>
      </w:r>
    </w:p>
    <w:p w14:paraId="791A228B" w14:textId="77777777" w:rsidR="006A444D" w:rsidRPr="006A444D" w:rsidRDefault="006A444D" w:rsidP="006A444D">
      <w:pPr>
        <w:pStyle w:val="a6"/>
      </w:pPr>
      <w:r w:rsidRPr="006A444D">
        <w:t xml:space="preserve">    </w:t>
      </w:r>
    </w:p>
    <w:p w14:paraId="7AAC2D6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-&gt;aa = (</w:t>
      </w:r>
      <w:r w:rsidRPr="006A444D">
        <w:rPr>
          <w:u w:val="single"/>
        </w:rPr>
        <w:t>u16</w:t>
      </w:r>
      <w:r w:rsidRPr="006A444D">
        <w:t>)aa_ul;</w:t>
      </w:r>
    </w:p>
    <w:p w14:paraId="3A577D0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-&gt;bbb = (</w:t>
      </w:r>
      <w:r w:rsidRPr="006A444D">
        <w:rPr>
          <w:u w:val="single"/>
        </w:rPr>
        <w:t>s32</w:t>
      </w:r>
      <w:r w:rsidRPr="006A444D">
        <w:t>)bbb_l;</w:t>
      </w:r>
    </w:p>
    <w:p w14:paraId="4965161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-&gt;hh = hh;</w:t>
      </w:r>
    </w:p>
    <w:p w14:paraId="460D5D4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-&gt;mm = mm;</w:t>
      </w:r>
    </w:p>
    <w:p w14:paraId="09C130D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-&gt;ss = ss;</w:t>
      </w:r>
    </w:p>
    <w:p w14:paraId="537C324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-&gt;message = text;</w:t>
      </w:r>
    </w:p>
    <w:p w14:paraId="5EA0A24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-&gt;message_len = (</w:t>
      </w:r>
      <w:r w:rsidRPr="006A444D">
        <w:rPr>
          <w:u w:val="single"/>
        </w:rPr>
        <w:t>u32</w:t>
      </w:r>
      <w:r w:rsidRPr="006A444D">
        <w:t>)msg_len;</w:t>
      </w:r>
    </w:p>
    <w:p w14:paraId="537E869C" w14:textId="77777777" w:rsidR="006A444D" w:rsidRPr="006A444D" w:rsidRDefault="006A444D" w:rsidP="006A444D">
      <w:pPr>
        <w:pStyle w:val="a6"/>
      </w:pPr>
    </w:p>
    <w:p w14:paraId="37FF0270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4D0D4E84" w14:textId="77777777" w:rsidR="006A444D" w:rsidRPr="006A444D" w:rsidRDefault="006A444D" w:rsidP="006A444D">
      <w:pPr>
        <w:pStyle w:val="a6"/>
      </w:pPr>
      <w:r w:rsidRPr="006A444D">
        <w:t>}</w:t>
      </w:r>
    </w:p>
    <w:p w14:paraId="1289F0E7" w14:textId="77777777" w:rsidR="006A444D" w:rsidRPr="006A444D" w:rsidRDefault="006A444D" w:rsidP="006A444D">
      <w:pPr>
        <w:pStyle w:val="a6"/>
      </w:pPr>
    </w:p>
    <w:p w14:paraId="50EB8451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write_u16_be(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u16</w:t>
      </w:r>
      <w:r w:rsidRPr="006A444D">
        <w:t xml:space="preserve"> </w:t>
      </w:r>
      <w:r w:rsidRPr="006A444D">
        <w:rPr>
          <w:i/>
          <w:iCs/>
        </w:rPr>
        <w:t>v</w:t>
      </w:r>
      <w:r w:rsidRPr="006A444D">
        <w:t>)</w:t>
      </w:r>
    </w:p>
    <w:p w14:paraId="763FEC51" w14:textId="77777777" w:rsidR="006A444D" w:rsidRPr="006A444D" w:rsidRDefault="006A444D" w:rsidP="006A444D">
      <w:pPr>
        <w:pStyle w:val="a6"/>
      </w:pPr>
      <w:r w:rsidRPr="006A444D">
        <w:t>{</w:t>
      </w:r>
    </w:p>
    <w:p w14:paraId="0D59D7E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[0]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8) &amp; 0xFF);</w:t>
      </w:r>
    </w:p>
    <w:p w14:paraId="4ABCE27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[1] = (</w:t>
      </w:r>
      <w:r w:rsidRPr="006A444D">
        <w:rPr>
          <w:i/>
          <w:iCs/>
        </w:rPr>
        <w:t>char</w:t>
      </w:r>
      <w:r w:rsidRPr="006A444D">
        <w:t>)(</w:t>
      </w:r>
      <w:r w:rsidRPr="006A444D">
        <w:rPr>
          <w:i/>
          <w:iCs/>
        </w:rPr>
        <w:t>v</w:t>
      </w:r>
      <w:r w:rsidRPr="006A444D">
        <w:t xml:space="preserve"> &amp; 0xFF);</w:t>
      </w:r>
    </w:p>
    <w:p w14:paraId="4B49648C" w14:textId="77777777" w:rsidR="006A444D" w:rsidRPr="006A444D" w:rsidRDefault="006A444D" w:rsidP="006A444D">
      <w:pPr>
        <w:pStyle w:val="a6"/>
      </w:pPr>
      <w:r w:rsidRPr="006A444D">
        <w:t>}</w:t>
      </w:r>
    </w:p>
    <w:p w14:paraId="59A31CDC" w14:textId="77777777" w:rsidR="006A444D" w:rsidRPr="006A444D" w:rsidRDefault="006A444D" w:rsidP="006A444D">
      <w:pPr>
        <w:pStyle w:val="a6"/>
      </w:pPr>
    </w:p>
    <w:p w14:paraId="61970122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write_u32_be(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u32</w:t>
      </w:r>
      <w:r w:rsidRPr="006A444D">
        <w:t xml:space="preserve"> </w:t>
      </w:r>
      <w:r w:rsidRPr="006A444D">
        <w:rPr>
          <w:i/>
          <w:iCs/>
        </w:rPr>
        <w:t>v</w:t>
      </w:r>
      <w:r w:rsidRPr="006A444D">
        <w:t>)</w:t>
      </w:r>
    </w:p>
    <w:p w14:paraId="79134DB0" w14:textId="77777777" w:rsidR="006A444D" w:rsidRPr="006A444D" w:rsidRDefault="006A444D" w:rsidP="006A444D">
      <w:pPr>
        <w:pStyle w:val="a6"/>
      </w:pPr>
      <w:r w:rsidRPr="006A444D">
        <w:t>{</w:t>
      </w:r>
    </w:p>
    <w:p w14:paraId="74985F0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[0]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24) &amp; 0xFF);</w:t>
      </w:r>
    </w:p>
    <w:p w14:paraId="1483A1B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[1]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16) &amp; 0xFF);</w:t>
      </w:r>
    </w:p>
    <w:p w14:paraId="18DE8B5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[2]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8) &amp; 0xFF);</w:t>
      </w:r>
    </w:p>
    <w:p w14:paraId="2C938CFA" w14:textId="77777777" w:rsidR="006A444D" w:rsidRPr="006A444D" w:rsidRDefault="006A444D" w:rsidP="006A444D">
      <w:pPr>
        <w:pStyle w:val="a6"/>
      </w:pPr>
      <w:r w:rsidRPr="006A444D">
        <w:lastRenderedPageBreak/>
        <w:t xml:space="preserve">    </w:t>
      </w:r>
      <w:r w:rsidRPr="006A444D">
        <w:rPr>
          <w:i/>
          <w:iCs/>
        </w:rPr>
        <w:t>p</w:t>
      </w:r>
      <w:r w:rsidRPr="006A444D">
        <w:t>[3] = (</w:t>
      </w:r>
      <w:r w:rsidRPr="006A444D">
        <w:rPr>
          <w:i/>
          <w:iCs/>
        </w:rPr>
        <w:t>char</w:t>
      </w:r>
      <w:r w:rsidRPr="006A444D">
        <w:t>)(</w:t>
      </w:r>
      <w:r w:rsidRPr="006A444D">
        <w:rPr>
          <w:i/>
          <w:iCs/>
        </w:rPr>
        <w:t>v</w:t>
      </w:r>
      <w:r w:rsidRPr="006A444D">
        <w:t xml:space="preserve"> &amp; 0xFF);</w:t>
      </w:r>
    </w:p>
    <w:p w14:paraId="33941189" w14:textId="77777777" w:rsidR="006A444D" w:rsidRPr="006A444D" w:rsidRDefault="006A444D" w:rsidP="006A444D">
      <w:pPr>
        <w:pStyle w:val="a6"/>
      </w:pPr>
      <w:r w:rsidRPr="006A444D">
        <w:t>}</w:t>
      </w:r>
    </w:p>
    <w:p w14:paraId="52718FE2" w14:textId="77777777" w:rsidR="006A444D" w:rsidRPr="006A444D" w:rsidRDefault="006A444D" w:rsidP="006A444D">
      <w:pPr>
        <w:pStyle w:val="a6"/>
      </w:pPr>
    </w:p>
    <w:p w14:paraId="69A9A625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send_message(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u w:val="single"/>
        </w:rPr>
        <w:t>u32</w:t>
      </w:r>
      <w:r w:rsidRPr="006A444D">
        <w:t xml:space="preserve"> </w:t>
      </w:r>
      <w:r w:rsidRPr="006A444D">
        <w:rPr>
          <w:i/>
          <w:iCs/>
        </w:rPr>
        <w:t>idx</w:t>
      </w:r>
      <w:r w:rsidRPr="006A444D">
        <w:t xml:space="preserve">, const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msg</w:t>
      </w:r>
      <w:r w:rsidRPr="006A444D">
        <w:t>)</w:t>
      </w:r>
    </w:p>
    <w:p w14:paraId="2C57B980" w14:textId="77777777" w:rsidR="006A444D" w:rsidRPr="006A444D" w:rsidRDefault="006A444D" w:rsidP="006A444D">
      <w:pPr>
        <w:pStyle w:val="a6"/>
      </w:pPr>
      <w:r w:rsidRPr="006A444D">
        <w:t>{</w:t>
      </w:r>
    </w:p>
    <w:p w14:paraId="3C74381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packet_len;</w:t>
      </w:r>
    </w:p>
    <w:p w14:paraId="5198CD5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buf;</w:t>
      </w:r>
    </w:p>
    <w:p w14:paraId="6E09FCD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bits;</w:t>
      </w:r>
    </w:p>
    <w:p w14:paraId="1035781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rc;</w:t>
      </w:r>
    </w:p>
    <w:p w14:paraId="6E4D800B" w14:textId="77777777" w:rsidR="006A444D" w:rsidRPr="006A444D" w:rsidRDefault="006A444D" w:rsidP="006A444D">
      <w:pPr>
        <w:pStyle w:val="a6"/>
      </w:pPr>
    </w:p>
    <w:p w14:paraId="2E3616D7" w14:textId="77777777" w:rsidR="006A444D" w:rsidRPr="006A444D" w:rsidRDefault="006A444D" w:rsidP="006A444D">
      <w:pPr>
        <w:pStyle w:val="a6"/>
      </w:pPr>
      <w:r w:rsidRPr="006A444D">
        <w:t>    packet_len = 4 + 2 + 4 + 3 + 4 + (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-&gt;message_len;</w:t>
      </w:r>
    </w:p>
    <w:p w14:paraId="6C16FEDC" w14:textId="77777777" w:rsidR="006A444D" w:rsidRPr="006A444D" w:rsidRDefault="006A444D" w:rsidP="006A444D">
      <w:pPr>
        <w:pStyle w:val="a6"/>
      </w:pPr>
      <w:r w:rsidRPr="006A444D">
        <w:t>    buf = (</w:t>
      </w:r>
      <w:r w:rsidRPr="006A444D">
        <w:rPr>
          <w:i/>
          <w:iCs/>
        </w:rPr>
        <w:t>char</w:t>
      </w:r>
      <w:r w:rsidRPr="006A444D">
        <w:t>*)malloc((</w:t>
      </w:r>
      <w:r w:rsidRPr="006A444D">
        <w:rPr>
          <w:u w:val="single"/>
        </w:rPr>
        <w:t>size_t</w:t>
      </w:r>
      <w:r w:rsidRPr="006A444D">
        <w:t>)packet_len);</w:t>
      </w:r>
    </w:p>
    <w:p w14:paraId="493C2612" w14:textId="77777777" w:rsidR="006A444D" w:rsidRPr="006A444D" w:rsidRDefault="006A444D" w:rsidP="006A444D">
      <w:pPr>
        <w:pStyle w:val="a6"/>
      </w:pPr>
      <w:r w:rsidRPr="006A444D">
        <w:t>    if (!buf)</w:t>
      </w:r>
    </w:p>
    <w:p w14:paraId="238D6CF6" w14:textId="77777777" w:rsidR="006A444D" w:rsidRPr="006A444D" w:rsidRDefault="006A444D" w:rsidP="006A444D">
      <w:pPr>
        <w:pStyle w:val="a6"/>
      </w:pPr>
      <w:r w:rsidRPr="006A444D">
        <w:t>    {</w:t>
      </w:r>
    </w:p>
    <w:p w14:paraId="0399ECD7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31FB4EB" w14:textId="77777777" w:rsidR="006A444D" w:rsidRPr="006A444D" w:rsidRDefault="006A444D" w:rsidP="006A444D">
      <w:pPr>
        <w:pStyle w:val="a6"/>
      </w:pPr>
      <w:r w:rsidRPr="006A444D">
        <w:t>    }</w:t>
      </w:r>
    </w:p>
    <w:p w14:paraId="326C79C8" w14:textId="77777777" w:rsidR="006A444D" w:rsidRPr="006A444D" w:rsidRDefault="006A444D" w:rsidP="006A444D">
      <w:pPr>
        <w:pStyle w:val="a6"/>
      </w:pPr>
    </w:p>
    <w:p w14:paraId="0688C267" w14:textId="77777777" w:rsidR="006A444D" w:rsidRPr="006A444D" w:rsidRDefault="006A444D" w:rsidP="006A444D">
      <w:pPr>
        <w:pStyle w:val="a6"/>
      </w:pPr>
      <w:r w:rsidRPr="006A444D">
        <w:t xml:space="preserve">    write_u32_be(buf + 0, </w:t>
      </w:r>
      <w:r w:rsidRPr="006A444D">
        <w:rPr>
          <w:i/>
          <w:iCs/>
        </w:rPr>
        <w:t>idx</w:t>
      </w:r>
      <w:r w:rsidRPr="006A444D">
        <w:t>);</w:t>
      </w:r>
    </w:p>
    <w:p w14:paraId="4796AD9A" w14:textId="77777777" w:rsidR="006A444D" w:rsidRPr="006A444D" w:rsidRDefault="006A444D" w:rsidP="006A444D">
      <w:pPr>
        <w:pStyle w:val="a6"/>
      </w:pPr>
      <w:r w:rsidRPr="006A444D">
        <w:t xml:space="preserve">    write_u16_be(buf + 4, </w:t>
      </w:r>
      <w:r w:rsidRPr="006A444D">
        <w:rPr>
          <w:i/>
          <w:iCs/>
        </w:rPr>
        <w:t>msg</w:t>
      </w:r>
      <w:r w:rsidRPr="006A444D">
        <w:t>-&gt;aa);</w:t>
      </w:r>
    </w:p>
    <w:p w14:paraId="7A8ED205" w14:textId="77777777" w:rsidR="006A444D" w:rsidRPr="006A444D" w:rsidRDefault="006A444D" w:rsidP="006A444D">
      <w:pPr>
        <w:pStyle w:val="a6"/>
      </w:pPr>
    </w:p>
    <w:p w14:paraId="541C0B4B" w14:textId="77777777" w:rsidR="006A444D" w:rsidRPr="006A444D" w:rsidRDefault="006A444D" w:rsidP="006A444D">
      <w:pPr>
        <w:pStyle w:val="a6"/>
      </w:pPr>
      <w:r w:rsidRPr="006A444D">
        <w:t>    memcpy(&amp;bits, &amp;</w:t>
      </w:r>
      <w:r w:rsidRPr="006A444D">
        <w:rPr>
          <w:i/>
          <w:iCs/>
        </w:rPr>
        <w:t>msg</w:t>
      </w:r>
      <w:r w:rsidRPr="006A444D">
        <w:t>-&gt;bbb, sizeof(bits));</w:t>
      </w:r>
    </w:p>
    <w:p w14:paraId="52EA114A" w14:textId="77777777" w:rsidR="006A444D" w:rsidRPr="006A444D" w:rsidRDefault="006A444D" w:rsidP="006A444D">
      <w:pPr>
        <w:pStyle w:val="a6"/>
      </w:pPr>
      <w:r w:rsidRPr="006A444D">
        <w:t>    write_u32_be(buf + 6, bits);</w:t>
      </w:r>
    </w:p>
    <w:p w14:paraId="78A623F0" w14:textId="77777777" w:rsidR="006A444D" w:rsidRPr="006A444D" w:rsidRDefault="006A444D" w:rsidP="006A444D">
      <w:pPr>
        <w:pStyle w:val="a6"/>
      </w:pPr>
    </w:p>
    <w:p w14:paraId="18BDA926" w14:textId="77777777" w:rsidR="006A444D" w:rsidRPr="006A444D" w:rsidRDefault="006A444D" w:rsidP="006A444D">
      <w:pPr>
        <w:pStyle w:val="a6"/>
      </w:pPr>
      <w:r w:rsidRPr="006A444D">
        <w:t>    buf[10]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-&gt;hh;</w:t>
      </w:r>
    </w:p>
    <w:p w14:paraId="3F0ECD21" w14:textId="77777777" w:rsidR="006A444D" w:rsidRPr="006A444D" w:rsidRDefault="006A444D" w:rsidP="006A444D">
      <w:pPr>
        <w:pStyle w:val="a6"/>
      </w:pPr>
      <w:r w:rsidRPr="006A444D">
        <w:t>    buf[11]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-&gt;mm;</w:t>
      </w:r>
    </w:p>
    <w:p w14:paraId="35E038EA" w14:textId="77777777" w:rsidR="006A444D" w:rsidRPr="006A444D" w:rsidRDefault="006A444D" w:rsidP="006A444D">
      <w:pPr>
        <w:pStyle w:val="a6"/>
      </w:pPr>
      <w:r w:rsidRPr="006A444D">
        <w:t>    buf[12]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-&gt;ss;</w:t>
      </w:r>
    </w:p>
    <w:p w14:paraId="75F43F3F" w14:textId="77777777" w:rsidR="006A444D" w:rsidRPr="006A444D" w:rsidRDefault="006A444D" w:rsidP="006A444D">
      <w:pPr>
        <w:pStyle w:val="a6"/>
      </w:pPr>
    </w:p>
    <w:p w14:paraId="362B56B6" w14:textId="77777777" w:rsidR="006A444D" w:rsidRPr="006A444D" w:rsidRDefault="006A444D" w:rsidP="006A444D">
      <w:pPr>
        <w:pStyle w:val="a6"/>
      </w:pPr>
      <w:r w:rsidRPr="006A444D">
        <w:t xml:space="preserve">    write_u32_be(buf + 13, </w:t>
      </w:r>
      <w:r w:rsidRPr="006A444D">
        <w:rPr>
          <w:i/>
          <w:iCs/>
        </w:rPr>
        <w:t>msg</w:t>
      </w:r>
      <w:r w:rsidRPr="006A444D">
        <w:t>-&gt;message_len);</w:t>
      </w:r>
    </w:p>
    <w:p w14:paraId="37AA63A7" w14:textId="77777777" w:rsidR="006A444D" w:rsidRPr="006A444D" w:rsidRDefault="006A444D" w:rsidP="006A444D">
      <w:pPr>
        <w:pStyle w:val="a6"/>
      </w:pPr>
    </w:p>
    <w:p w14:paraId="1EBDC7D9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msg</w:t>
      </w:r>
      <w:r w:rsidRPr="006A444D">
        <w:t>-&gt;message_len &gt; 0)</w:t>
      </w:r>
    </w:p>
    <w:p w14:paraId="71A8A2ED" w14:textId="77777777" w:rsidR="006A444D" w:rsidRPr="006A444D" w:rsidRDefault="006A444D" w:rsidP="006A444D">
      <w:pPr>
        <w:pStyle w:val="a6"/>
      </w:pPr>
      <w:r w:rsidRPr="006A444D">
        <w:t>    {</w:t>
      </w:r>
    </w:p>
    <w:p w14:paraId="6D7F48CB" w14:textId="77777777" w:rsidR="006A444D" w:rsidRPr="006A444D" w:rsidRDefault="006A444D" w:rsidP="006A444D">
      <w:pPr>
        <w:pStyle w:val="a6"/>
      </w:pPr>
      <w:r w:rsidRPr="006A444D">
        <w:t xml:space="preserve">        memcpy(buf + 17, </w:t>
      </w:r>
      <w:r w:rsidRPr="006A444D">
        <w:rPr>
          <w:i/>
          <w:iCs/>
        </w:rPr>
        <w:t>msg</w:t>
      </w:r>
      <w:r w:rsidRPr="006A444D">
        <w:t>-&gt;message, (</w:t>
      </w:r>
      <w:r w:rsidRPr="006A444D">
        <w:rPr>
          <w:u w:val="single"/>
        </w:rPr>
        <w:t>size_t</w:t>
      </w:r>
      <w:r w:rsidRPr="006A444D">
        <w:t>)</w:t>
      </w:r>
      <w:r w:rsidRPr="006A444D">
        <w:rPr>
          <w:i/>
          <w:iCs/>
        </w:rPr>
        <w:t>msg</w:t>
      </w:r>
      <w:r w:rsidRPr="006A444D">
        <w:t>-&gt;message_len);</w:t>
      </w:r>
    </w:p>
    <w:p w14:paraId="471886C3" w14:textId="77777777" w:rsidR="006A444D" w:rsidRPr="006A444D" w:rsidRDefault="006A444D" w:rsidP="006A444D">
      <w:pPr>
        <w:pStyle w:val="a6"/>
      </w:pPr>
      <w:r w:rsidRPr="006A444D">
        <w:t>    }</w:t>
      </w:r>
    </w:p>
    <w:p w14:paraId="12F6B9CA" w14:textId="77777777" w:rsidR="006A444D" w:rsidRPr="006A444D" w:rsidRDefault="006A444D" w:rsidP="006A444D">
      <w:pPr>
        <w:pStyle w:val="a6"/>
      </w:pPr>
    </w:p>
    <w:p w14:paraId="1E4230C8" w14:textId="77777777" w:rsidR="006A444D" w:rsidRPr="006A444D" w:rsidRDefault="006A444D" w:rsidP="006A444D">
      <w:pPr>
        <w:pStyle w:val="a6"/>
      </w:pPr>
      <w:r w:rsidRPr="006A444D">
        <w:t>    rc = send_all(</w:t>
      </w:r>
      <w:r w:rsidRPr="006A444D">
        <w:rPr>
          <w:i/>
          <w:iCs/>
        </w:rPr>
        <w:t>s</w:t>
      </w:r>
      <w:r w:rsidRPr="006A444D">
        <w:t>, buf, packet_len);</w:t>
      </w:r>
    </w:p>
    <w:p w14:paraId="6C563D8C" w14:textId="77777777" w:rsidR="006A444D" w:rsidRPr="006A444D" w:rsidRDefault="006A444D" w:rsidP="006A444D">
      <w:pPr>
        <w:pStyle w:val="a6"/>
      </w:pPr>
      <w:r w:rsidRPr="006A444D">
        <w:t>    free(buf);</w:t>
      </w:r>
    </w:p>
    <w:p w14:paraId="43841C58" w14:textId="77777777" w:rsidR="006A444D" w:rsidRPr="006A444D" w:rsidRDefault="006A444D" w:rsidP="006A444D">
      <w:pPr>
        <w:pStyle w:val="a6"/>
      </w:pPr>
    </w:p>
    <w:p w14:paraId="3E4038CE" w14:textId="77777777" w:rsidR="006A444D" w:rsidRPr="006A444D" w:rsidRDefault="006A444D" w:rsidP="006A444D">
      <w:pPr>
        <w:pStyle w:val="a6"/>
      </w:pPr>
      <w:r w:rsidRPr="006A444D">
        <w:t>    return rc;</w:t>
      </w:r>
    </w:p>
    <w:p w14:paraId="40D012B3" w14:textId="77777777" w:rsidR="006A444D" w:rsidRPr="006A444D" w:rsidRDefault="006A444D" w:rsidP="006A444D">
      <w:pPr>
        <w:pStyle w:val="a6"/>
      </w:pPr>
      <w:r w:rsidRPr="006A444D">
        <w:t>}</w:t>
      </w:r>
    </w:p>
    <w:p w14:paraId="096A2B08" w14:textId="77777777" w:rsidR="006A444D" w:rsidRPr="006A444D" w:rsidRDefault="006A444D" w:rsidP="006A444D">
      <w:pPr>
        <w:pStyle w:val="a6"/>
      </w:pPr>
    </w:p>
    <w:p w14:paraId="490188C1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wait_ok(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s</w:t>
      </w:r>
      <w:r w:rsidRPr="006A444D">
        <w:t>)</w:t>
      </w:r>
    </w:p>
    <w:p w14:paraId="5AE82C74" w14:textId="77777777" w:rsidR="006A444D" w:rsidRPr="006A444D" w:rsidRDefault="006A444D" w:rsidP="006A444D">
      <w:pPr>
        <w:pStyle w:val="a6"/>
      </w:pPr>
      <w:r w:rsidRPr="006A444D">
        <w:t>{</w:t>
      </w:r>
    </w:p>
    <w:p w14:paraId="17FE3DE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ok[2];</w:t>
      </w:r>
    </w:p>
    <w:p w14:paraId="0F997FA4" w14:textId="77777777" w:rsidR="006A444D" w:rsidRPr="006A444D" w:rsidRDefault="006A444D" w:rsidP="006A444D">
      <w:pPr>
        <w:pStyle w:val="a6"/>
      </w:pPr>
    </w:p>
    <w:p w14:paraId="0EC27D50" w14:textId="77777777" w:rsidR="006A444D" w:rsidRPr="006A444D" w:rsidRDefault="006A444D" w:rsidP="006A444D">
      <w:pPr>
        <w:pStyle w:val="a6"/>
      </w:pPr>
      <w:r w:rsidRPr="006A444D">
        <w:t>    if (recv_exact(</w:t>
      </w:r>
      <w:r w:rsidRPr="006A444D">
        <w:rPr>
          <w:i/>
          <w:iCs/>
        </w:rPr>
        <w:t>s</w:t>
      </w:r>
      <w:r w:rsidRPr="006A444D">
        <w:t>, ok, 2) != 0)</w:t>
      </w:r>
    </w:p>
    <w:p w14:paraId="564E2B85" w14:textId="77777777" w:rsidR="006A444D" w:rsidRPr="006A444D" w:rsidRDefault="006A444D" w:rsidP="006A444D">
      <w:pPr>
        <w:pStyle w:val="a6"/>
      </w:pPr>
      <w:r w:rsidRPr="006A444D">
        <w:t>    {</w:t>
      </w:r>
    </w:p>
    <w:p w14:paraId="0FE875C5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63FAC1FC" w14:textId="77777777" w:rsidR="006A444D" w:rsidRPr="006A444D" w:rsidRDefault="006A444D" w:rsidP="006A444D">
      <w:pPr>
        <w:pStyle w:val="a6"/>
      </w:pPr>
      <w:r w:rsidRPr="006A444D">
        <w:t>    }</w:t>
      </w:r>
    </w:p>
    <w:p w14:paraId="25F0BBF6" w14:textId="77777777" w:rsidR="006A444D" w:rsidRPr="006A444D" w:rsidRDefault="006A444D" w:rsidP="006A444D">
      <w:pPr>
        <w:pStyle w:val="a6"/>
      </w:pPr>
    </w:p>
    <w:p w14:paraId="1F6796EC" w14:textId="77777777" w:rsidR="006A444D" w:rsidRPr="006A444D" w:rsidRDefault="006A444D" w:rsidP="006A444D">
      <w:pPr>
        <w:pStyle w:val="a6"/>
      </w:pPr>
      <w:r w:rsidRPr="006A444D">
        <w:t>    if (ok[0] == 'o' &amp;&amp; ok[1] == 'k')</w:t>
      </w:r>
    </w:p>
    <w:p w14:paraId="6415AB4E" w14:textId="77777777" w:rsidR="006A444D" w:rsidRPr="006A444D" w:rsidRDefault="006A444D" w:rsidP="006A444D">
      <w:pPr>
        <w:pStyle w:val="a6"/>
      </w:pPr>
      <w:r w:rsidRPr="006A444D">
        <w:t>    {</w:t>
      </w:r>
    </w:p>
    <w:p w14:paraId="2E59CBCB" w14:textId="77777777" w:rsidR="006A444D" w:rsidRPr="006A444D" w:rsidRDefault="006A444D" w:rsidP="006A444D">
      <w:pPr>
        <w:pStyle w:val="a6"/>
      </w:pPr>
      <w:r w:rsidRPr="006A444D">
        <w:t>        return 0;</w:t>
      </w:r>
    </w:p>
    <w:p w14:paraId="45EBF945" w14:textId="77777777" w:rsidR="006A444D" w:rsidRPr="006A444D" w:rsidRDefault="006A444D" w:rsidP="006A444D">
      <w:pPr>
        <w:pStyle w:val="a6"/>
      </w:pPr>
      <w:r w:rsidRPr="006A444D">
        <w:t>    }</w:t>
      </w:r>
    </w:p>
    <w:p w14:paraId="08C6B3B2" w14:textId="77777777" w:rsidR="006A444D" w:rsidRPr="006A444D" w:rsidRDefault="006A444D" w:rsidP="006A444D">
      <w:pPr>
        <w:pStyle w:val="a6"/>
      </w:pPr>
    </w:p>
    <w:p w14:paraId="49E86F28" w14:textId="77777777" w:rsidR="006A444D" w:rsidRPr="006A444D" w:rsidRDefault="006A444D" w:rsidP="006A444D">
      <w:pPr>
        <w:pStyle w:val="a6"/>
      </w:pPr>
      <w:r w:rsidRPr="006A444D">
        <w:t>    return -1;</w:t>
      </w:r>
    </w:p>
    <w:p w14:paraId="74FD33E9" w14:textId="77777777" w:rsidR="006A444D" w:rsidRPr="006A444D" w:rsidRDefault="006A444D" w:rsidP="006A444D">
      <w:pPr>
        <w:pStyle w:val="a6"/>
      </w:pPr>
      <w:r w:rsidRPr="006A444D">
        <w:t>}</w:t>
      </w:r>
    </w:p>
    <w:p w14:paraId="30BD5E71" w14:textId="77777777" w:rsidR="006A444D" w:rsidRPr="006A444D" w:rsidRDefault="006A444D" w:rsidP="006A444D">
      <w:pPr>
        <w:pStyle w:val="a6"/>
      </w:pPr>
    </w:p>
    <w:p w14:paraId="6BDCE4FF" w14:textId="77777777" w:rsidR="006A444D" w:rsidRPr="006A444D" w:rsidRDefault="006A444D" w:rsidP="006A444D">
      <w:pPr>
        <w:pStyle w:val="a6"/>
      </w:pPr>
      <w:r w:rsidRPr="006A444D">
        <w:rPr>
          <w:i/>
          <w:iCs/>
        </w:rPr>
        <w:t>int</w:t>
      </w:r>
      <w:r w:rsidRPr="006A444D">
        <w:t xml:space="preserve"> main(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argc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argv</w:t>
      </w:r>
      <w:r w:rsidRPr="006A444D">
        <w:t>[])</w:t>
      </w:r>
    </w:p>
    <w:p w14:paraId="144A0393" w14:textId="77777777" w:rsidR="006A444D" w:rsidRPr="006A444D" w:rsidRDefault="006A444D" w:rsidP="006A444D">
      <w:pPr>
        <w:pStyle w:val="a6"/>
      </w:pPr>
      <w:r w:rsidRPr="006A444D">
        <w:t>{</w:t>
      </w:r>
    </w:p>
    <w:p w14:paraId="7677D878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endpoint;</w:t>
      </w:r>
    </w:p>
    <w:p w14:paraId="6EB86B07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file_name;</w:t>
      </w:r>
    </w:p>
    <w:p w14:paraId="33EEDA1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ip[64];</w:t>
      </w:r>
    </w:p>
    <w:p w14:paraId="6D306EA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u16</w:t>
      </w:r>
      <w:r w:rsidRPr="006A444D">
        <w:t xml:space="preserve"> port;</w:t>
      </w:r>
    </w:p>
    <w:p w14:paraId="7611EA8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socket_t</w:t>
      </w:r>
      <w:r w:rsidRPr="006A444D">
        <w:t xml:space="preserve"> sock;</w:t>
      </w:r>
    </w:p>
    <w:p w14:paraId="285E888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FILE</w:t>
      </w:r>
      <w:r w:rsidRPr="006A444D">
        <w:t>* f;</w:t>
      </w:r>
    </w:p>
    <w:p w14:paraId="4DA8239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idx;</w:t>
      </w:r>
    </w:p>
    <w:p w14:paraId="466955E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rc;</w:t>
      </w:r>
    </w:p>
    <w:p w14:paraId="521266A6" w14:textId="77777777" w:rsidR="006A444D" w:rsidRPr="006A444D" w:rsidRDefault="006A444D" w:rsidP="006A444D">
      <w:pPr>
        <w:pStyle w:val="a6"/>
      </w:pPr>
    </w:p>
    <w:p w14:paraId="26F8CA52" w14:textId="77777777" w:rsidR="006A444D" w:rsidRPr="006A444D" w:rsidRDefault="006A444D" w:rsidP="006A444D">
      <w:pPr>
        <w:pStyle w:val="a6"/>
      </w:pPr>
      <w:r w:rsidRPr="006A444D">
        <w:t>    sock = INVALID_SOCKET;</w:t>
      </w:r>
    </w:p>
    <w:p w14:paraId="3176615D" w14:textId="77777777" w:rsidR="006A444D" w:rsidRPr="006A444D" w:rsidRDefault="006A444D" w:rsidP="006A444D">
      <w:pPr>
        <w:pStyle w:val="a6"/>
      </w:pPr>
      <w:r w:rsidRPr="006A444D">
        <w:t>    f = NULL;</w:t>
      </w:r>
    </w:p>
    <w:p w14:paraId="258201C1" w14:textId="77777777" w:rsidR="006A444D" w:rsidRPr="006A444D" w:rsidRDefault="006A444D" w:rsidP="006A444D">
      <w:pPr>
        <w:pStyle w:val="a6"/>
      </w:pPr>
      <w:r w:rsidRPr="006A444D">
        <w:t>    idx = 0;</w:t>
      </w:r>
    </w:p>
    <w:p w14:paraId="078A2235" w14:textId="77777777" w:rsidR="006A444D" w:rsidRPr="006A444D" w:rsidRDefault="006A444D" w:rsidP="006A444D">
      <w:pPr>
        <w:pStyle w:val="a6"/>
      </w:pPr>
      <w:r w:rsidRPr="006A444D">
        <w:t>    rc = 1;</w:t>
      </w:r>
    </w:p>
    <w:p w14:paraId="594EFD9B" w14:textId="77777777" w:rsidR="006A444D" w:rsidRPr="006A444D" w:rsidRDefault="006A444D" w:rsidP="006A444D">
      <w:pPr>
        <w:pStyle w:val="a6"/>
      </w:pPr>
    </w:p>
    <w:p w14:paraId="4663FF8C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argc</w:t>
      </w:r>
      <w:r w:rsidRPr="006A444D">
        <w:t xml:space="preserve"> != 3)</w:t>
      </w:r>
    </w:p>
    <w:p w14:paraId="054F6858" w14:textId="77777777" w:rsidR="006A444D" w:rsidRPr="006A444D" w:rsidRDefault="006A444D" w:rsidP="006A444D">
      <w:pPr>
        <w:pStyle w:val="a6"/>
      </w:pPr>
      <w:r w:rsidRPr="006A444D">
        <w:t>    {</w:t>
      </w:r>
    </w:p>
    <w:p w14:paraId="52629A36" w14:textId="77777777" w:rsidR="006A444D" w:rsidRPr="006A444D" w:rsidRDefault="006A444D" w:rsidP="006A444D">
      <w:pPr>
        <w:pStyle w:val="a6"/>
      </w:pPr>
      <w:r w:rsidRPr="006A444D">
        <w:t xml:space="preserve">        printf("Usage: %s xx.xx.xx.xx:pppp file\n", </w:t>
      </w:r>
      <w:r w:rsidRPr="006A444D">
        <w:rPr>
          <w:i/>
          <w:iCs/>
        </w:rPr>
        <w:t>argv</w:t>
      </w:r>
      <w:r w:rsidRPr="006A444D">
        <w:t>[0]);</w:t>
      </w:r>
    </w:p>
    <w:p w14:paraId="2BC2E3D5" w14:textId="77777777" w:rsidR="006A444D" w:rsidRPr="006A444D" w:rsidRDefault="006A444D" w:rsidP="006A444D">
      <w:pPr>
        <w:pStyle w:val="a6"/>
      </w:pPr>
      <w:r w:rsidRPr="006A444D">
        <w:t>        return 1;</w:t>
      </w:r>
    </w:p>
    <w:p w14:paraId="6EAB3087" w14:textId="77777777" w:rsidR="006A444D" w:rsidRPr="006A444D" w:rsidRDefault="006A444D" w:rsidP="006A444D">
      <w:pPr>
        <w:pStyle w:val="a6"/>
      </w:pPr>
      <w:r w:rsidRPr="006A444D">
        <w:t>    }</w:t>
      </w:r>
    </w:p>
    <w:p w14:paraId="38719631" w14:textId="77777777" w:rsidR="006A444D" w:rsidRPr="006A444D" w:rsidRDefault="006A444D" w:rsidP="006A444D">
      <w:pPr>
        <w:pStyle w:val="a6"/>
      </w:pPr>
    </w:p>
    <w:p w14:paraId="789BA60C" w14:textId="77777777" w:rsidR="006A444D" w:rsidRPr="006A444D" w:rsidRDefault="006A444D" w:rsidP="006A444D">
      <w:pPr>
        <w:pStyle w:val="a6"/>
      </w:pPr>
      <w:r w:rsidRPr="006A444D">
        <w:t xml:space="preserve">    endpoint = </w:t>
      </w:r>
      <w:r w:rsidRPr="006A444D">
        <w:rPr>
          <w:i/>
          <w:iCs/>
        </w:rPr>
        <w:t>argv</w:t>
      </w:r>
      <w:r w:rsidRPr="006A444D">
        <w:t>[1];</w:t>
      </w:r>
    </w:p>
    <w:p w14:paraId="063E08CF" w14:textId="77777777" w:rsidR="006A444D" w:rsidRPr="006A444D" w:rsidRDefault="006A444D" w:rsidP="006A444D">
      <w:pPr>
        <w:pStyle w:val="a6"/>
      </w:pPr>
      <w:r w:rsidRPr="006A444D">
        <w:t xml:space="preserve">    file_name = </w:t>
      </w:r>
      <w:r w:rsidRPr="006A444D">
        <w:rPr>
          <w:i/>
          <w:iCs/>
        </w:rPr>
        <w:t>argv</w:t>
      </w:r>
      <w:r w:rsidRPr="006A444D">
        <w:t>[2];</w:t>
      </w:r>
    </w:p>
    <w:p w14:paraId="14E496CA" w14:textId="77777777" w:rsidR="006A444D" w:rsidRPr="006A444D" w:rsidRDefault="006A444D" w:rsidP="006A444D">
      <w:pPr>
        <w:pStyle w:val="a6"/>
      </w:pPr>
    </w:p>
    <w:p w14:paraId="20796F98" w14:textId="77777777" w:rsidR="006A444D" w:rsidRPr="006A444D" w:rsidRDefault="006A444D" w:rsidP="006A444D">
      <w:pPr>
        <w:pStyle w:val="a6"/>
      </w:pPr>
      <w:r w:rsidRPr="006A444D">
        <w:t>    if (parse_endpoint(endpoint, ip, sizeof(ip), &amp;port) != 0)</w:t>
      </w:r>
    </w:p>
    <w:p w14:paraId="6DBAD423" w14:textId="77777777" w:rsidR="006A444D" w:rsidRPr="006A444D" w:rsidRDefault="006A444D" w:rsidP="006A444D">
      <w:pPr>
        <w:pStyle w:val="a6"/>
      </w:pPr>
      <w:r w:rsidRPr="006A444D">
        <w:t>    {</w:t>
      </w:r>
    </w:p>
    <w:p w14:paraId="33692C37" w14:textId="77777777" w:rsidR="006A444D" w:rsidRPr="006A444D" w:rsidRDefault="006A444D" w:rsidP="006A444D">
      <w:pPr>
        <w:pStyle w:val="a6"/>
      </w:pPr>
      <w:r w:rsidRPr="006A444D">
        <w:t>        return 1;</w:t>
      </w:r>
    </w:p>
    <w:p w14:paraId="64D20A3A" w14:textId="77777777" w:rsidR="006A444D" w:rsidRPr="006A444D" w:rsidRDefault="006A444D" w:rsidP="006A444D">
      <w:pPr>
        <w:pStyle w:val="a6"/>
      </w:pPr>
      <w:r w:rsidRPr="006A444D">
        <w:t>    }</w:t>
      </w:r>
    </w:p>
    <w:p w14:paraId="68DF4183" w14:textId="77777777" w:rsidR="006A444D" w:rsidRPr="006A444D" w:rsidRDefault="006A444D" w:rsidP="006A444D">
      <w:pPr>
        <w:pStyle w:val="a6"/>
      </w:pPr>
    </w:p>
    <w:p w14:paraId="57E134C0" w14:textId="77777777" w:rsidR="006A444D" w:rsidRPr="006A444D" w:rsidRDefault="006A444D" w:rsidP="006A444D">
      <w:pPr>
        <w:pStyle w:val="a6"/>
      </w:pPr>
      <w:r w:rsidRPr="006A444D">
        <w:t>    if (net_init() != 0)</w:t>
      </w:r>
    </w:p>
    <w:p w14:paraId="75B194BF" w14:textId="77777777" w:rsidR="006A444D" w:rsidRPr="006A444D" w:rsidRDefault="006A444D" w:rsidP="006A444D">
      <w:pPr>
        <w:pStyle w:val="a6"/>
      </w:pPr>
      <w:r w:rsidRPr="006A444D">
        <w:t>    {</w:t>
      </w:r>
    </w:p>
    <w:p w14:paraId="38A44BEA" w14:textId="77777777" w:rsidR="006A444D" w:rsidRPr="006A444D" w:rsidRDefault="006A444D" w:rsidP="006A444D">
      <w:pPr>
        <w:pStyle w:val="a6"/>
      </w:pPr>
      <w:r w:rsidRPr="006A444D">
        <w:t>        return 1;</w:t>
      </w:r>
    </w:p>
    <w:p w14:paraId="12011279" w14:textId="77777777" w:rsidR="006A444D" w:rsidRPr="006A444D" w:rsidRDefault="006A444D" w:rsidP="006A444D">
      <w:pPr>
        <w:pStyle w:val="a6"/>
      </w:pPr>
      <w:r w:rsidRPr="006A444D">
        <w:t>    }</w:t>
      </w:r>
    </w:p>
    <w:p w14:paraId="4E2E63DA" w14:textId="77777777" w:rsidR="006A444D" w:rsidRPr="006A444D" w:rsidRDefault="006A444D" w:rsidP="006A444D">
      <w:pPr>
        <w:pStyle w:val="a6"/>
      </w:pPr>
    </w:p>
    <w:p w14:paraId="64B98F5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sent_count = 0;</w:t>
      </w:r>
    </w:p>
    <w:p w14:paraId="3DBDD593" w14:textId="77777777" w:rsidR="006A444D" w:rsidRPr="006A444D" w:rsidRDefault="006A444D" w:rsidP="006A444D">
      <w:pPr>
        <w:pStyle w:val="a6"/>
      </w:pPr>
      <w:r w:rsidRPr="006A444D">
        <w:t>    sock = connect_with_retry(ip, port);</w:t>
      </w:r>
    </w:p>
    <w:p w14:paraId="36B74CBB" w14:textId="77777777" w:rsidR="006A444D" w:rsidRPr="006A444D" w:rsidRDefault="006A444D" w:rsidP="006A444D">
      <w:pPr>
        <w:pStyle w:val="a6"/>
      </w:pPr>
      <w:r w:rsidRPr="006A444D">
        <w:t>    if (sock == INVALID_SOCKET)</w:t>
      </w:r>
    </w:p>
    <w:p w14:paraId="31078417" w14:textId="77777777" w:rsidR="006A444D" w:rsidRPr="006A444D" w:rsidRDefault="006A444D" w:rsidP="006A444D">
      <w:pPr>
        <w:pStyle w:val="a6"/>
      </w:pPr>
      <w:r w:rsidRPr="006A444D">
        <w:t>    {</w:t>
      </w:r>
    </w:p>
    <w:p w14:paraId="08633E40" w14:textId="77777777" w:rsidR="006A444D" w:rsidRPr="006A444D" w:rsidRDefault="006A444D" w:rsidP="006A444D">
      <w:pPr>
        <w:pStyle w:val="a6"/>
      </w:pPr>
      <w:r w:rsidRPr="006A444D">
        <w:t>        printf("connect failed after 10 attempts\n");</w:t>
      </w:r>
    </w:p>
    <w:p w14:paraId="6257D332" w14:textId="77777777" w:rsidR="006A444D" w:rsidRPr="006A444D" w:rsidRDefault="006A444D" w:rsidP="006A444D">
      <w:pPr>
        <w:pStyle w:val="a6"/>
      </w:pPr>
      <w:r w:rsidRPr="006A444D">
        <w:t>        net_deinit();</w:t>
      </w:r>
    </w:p>
    <w:p w14:paraId="5E4E1CF9" w14:textId="77777777" w:rsidR="006A444D" w:rsidRPr="006A444D" w:rsidRDefault="006A444D" w:rsidP="006A444D">
      <w:pPr>
        <w:pStyle w:val="a6"/>
      </w:pPr>
      <w:r w:rsidRPr="006A444D">
        <w:t>        return 1;</w:t>
      </w:r>
    </w:p>
    <w:p w14:paraId="75BA674D" w14:textId="77777777" w:rsidR="006A444D" w:rsidRPr="006A444D" w:rsidRDefault="006A444D" w:rsidP="006A444D">
      <w:pPr>
        <w:pStyle w:val="a6"/>
      </w:pPr>
      <w:r w:rsidRPr="006A444D">
        <w:t>    }</w:t>
      </w:r>
    </w:p>
    <w:p w14:paraId="0B19F5EE" w14:textId="77777777" w:rsidR="006A444D" w:rsidRPr="006A444D" w:rsidRDefault="006A444D" w:rsidP="006A444D">
      <w:pPr>
        <w:pStyle w:val="a6"/>
      </w:pPr>
    </w:p>
    <w:p w14:paraId="7DFC4FCC" w14:textId="77777777" w:rsidR="006A444D" w:rsidRPr="006A444D" w:rsidRDefault="006A444D" w:rsidP="006A444D">
      <w:pPr>
        <w:pStyle w:val="a6"/>
      </w:pPr>
      <w:r w:rsidRPr="006A444D">
        <w:t>    if (send_all(sock, "put", 3) != 0)</w:t>
      </w:r>
    </w:p>
    <w:p w14:paraId="538E48FB" w14:textId="77777777" w:rsidR="006A444D" w:rsidRPr="006A444D" w:rsidRDefault="006A444D" w:rsidP="006A444D">
      <w:pPr>
        <w:pStyle w:val="a6"/>
      </w:pPr>
      <w:r w:rsidRPr="006A444D">
        <w:t>    {</w:t>
      </w:r>
    </w:p>
    <w:p w14:paraId="1492B966" w14:textId="77777777" w:rsidR="006A444D" w:rsidRPr="006A444D" w:rsidRDefault="006A444D" w:rsidP="006A444D">
      <w:pPr>
        <w:pStyle w:val="a6"/>
      </w:pPr>
      <w:r w:rsidRPr="006A444D">
        <w:t>        goto cleanup;</w:t>
      </w:r>
    </w:p>
    <w:p w14:paraId="5BDF4D54" w14:textId="77777777" w:rsidR="006A444D" w:rsidRPr="006A444D" w:rsidRDefault="006A444D" w:rsidP="006A444D">
      <w:pPr>
        <w:pStyle w:val="a6"/>
      </w:pPr>
      <w:r w:rsidRPr="006A444D">
        <w:t>    }</w:t>
      </w:r>
    </w:p>
    <w:p w14:paraId="20A6701A" w14:textId="77777777" w:rsidR="006A444D" w:rsidRPr="006A444D" w:rsidRDefault="006A444D" w:rsidP="006A444D">
      <w:pPr>
        <w:pStyle w:val="a6"/>
      </w:pPr>
    </w:p>
    <w:p w14:paraId="2C274E18" w14:textId="77777777" w:rsidR="006A444D" w:rsidRPr="006A444D" w:rsidRDefault="006A444D" w:rsidP="006A444D">
      <w:pPr>
        <w:pStyle w:val="a6"/>
      </w:pPr>
      <w:r w:rsidRPr="006A444D">
        <w:t>    f = fopen(file_name, "rb");</w:t>
      </w:r>
    </w:p>
    <w:p w14:paraId="7AEBAE7B" w14:textId="77777777" w:rsidR="006A444D" w:rsidRPr="006A444D" w:rsidRDefault="006A444D" w:rsidP="006A444D">
      <w:pPr>
        <w:pStyle w:val="a6"/>
      </w:pPr>
      <w:r w:rsidRPr="006A444D">
        <w:t>    if (!f)</w:t>
      </w:r>
    </w:p>
    <w:p w14:paraId="3E9194A0" w14:textId="77777777" w:rsidR="006A444D" w:rsidRPr="006A444D" w:rsidRDefault="006A444D" w:rsidP="006A444D">
      <w:pPr>
        <w:pStyle w:val="a6"/>
      </w:pPr>
      <w:r w:rsidRPr="006A444D">
        <w:lastRenderedPageBreak/>
        <w:t>    {</w:t>
      </w:r>
    </w:p>
    <w:p w14:paraId="71FFA659" w14:textId="77777777" w:rsidR="006A444D" w:rsidRPr="006A444D" w:rsidRDefault="006A444D" w:rsidP="006A444D">
      <w:pPr>
        <w:pStyle w:val="a6"/>
      </w:pPr>
      <w:r w:rsidRPr="006A444D">
        <w:t>        goto cleanup;</w:t>
      </w:r>
    </w:p>
    <w:p w14:paraId="779D9792" w14:textId="77777777" w:rsidR="006A444D" w:rsidRPr="006A444D" w:rsidRDefault="006A444D" w:rsidP="006A444D">
      <w:pPr>
        <w:pStyle w:val="a6"/>
      </w:pPr>
      <w:r w:rsidRPr="006A444D">
        <w:t>    }</w:t>
      </w:r>
    </w:p>
    <w:p w14:paraId="73CCA3F6" w14:textId="77777777" w:rsidR="006A444D" w:rsidRPr="006A444D" w:rsidRDefault="006A444D" w:rsidP="006A444D">
      <w:pPr>
        <w:pStyle w:val="a6"/>
      </w:pPr>
    </w:p>
    <w:p w14:paraId="0CBB122D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7FB4FAEC" w14:textId="77777777" w:rsidR="006A444D" w:rsidRPr="006A444D" w:rsidRDefault="006A444D" w:rsidP="006A444D">
      <w:pPr>
        <w:pStyle w:val="a6"/>
      </w:pPr>
      <w:r w:rsidRPr="006A444D">
        <w:t>    {</w:t>
      </w:r>
    </w:p>
    <w:p w14:paraId="5D0B20E0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char</w:t>
      </w:r>
      <w:r w:rsidRPr="006A444D">
        <w:t>* line = NULL;</w:t>
      </w:r>
    </w:p>
    <w:p w14:paraId="0EF91602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st;</w:t>
      </w:r>
    </w:p>
    <w:p w14:paraId="04CDFC09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u w:val="single"/>
        </w:rPr>
        <w:t>Message</w:t>
      </w:r>
      <w:r w:rsidRPr="006A444D">
        <w:t xml:space="preserve"> msg;</w:t>
      </w:r>
    </w:p>
    <w:p w14:paraId="6D4A864F" w14:textId="77777777" w:rsidR="006A444D" w:rsidRPr="006A444D" w:rsidRDefault="006A444D" w:rsidP="006A444D">
      <w:pPr>
        <w:pStyle w:val="a6"/>
      </w:pPr>
    </w:p>
    <w:p w14:paraId="5F0F88DF" w14:textId="77777777" w:rsidR="006A444D" w:rsidRPr="006A444D" w:rsidRDefault="006A444D" w:rsidP="006A444D">
      <w:pPr>
        <w:pStyle w:val="a6"/>
      </w:pPr>
      <w:r w:rsidRPr="006A444D">
        <w:t>        message_init(&amp;msg);</w:t>
      </w:r>
    </w:p>
    <w:p w14:paraId="7202BCBC" w14:textId="77777777" w:rsidR="006A444D" w:rsidRPr="006A444D" w:rsidRDefault="006A444D" w:rsidP="006A444D">
      <w:pPr>
        <w:pStyle w:val="a6"/>
      </w:pPr>
    </w:p>
    <w:p w14:paraId="6E0F5D73" w14:textId="77777777" w:rsidR="006A444D" w:rsidRPr="006A444D" w:rsidRDefault="006A444D" w:rsidP="006A444D">
      <w:pPr>
        <w:pStyle w:val="a6"/>
      </w:pPr>
      <w:r w:rsidRPr="006A444D">
        <w:t>        st = read_line_alloc(f, &amp;line);</w:t>
      </w:r>
    </w:p>
    <w:p w14:paraId="5E80E702" w14:textId="77777777" w:rsidR="006A444D" w:rsidRPr="006A444D" w:rsidRDefault="006A444D" w:rsidP="006A444D">
      <w:pPr>
        <w:pStyle w:val="a6"/>
      </w:pPr>
      <w:r w:rsidRPr="006A444D">
        <w:t>        if (st &lt; 0)</w:t>
      </w:r>
    </w:p>
    <w:p w14:paraId="122B16AA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1A11308E" w14:textId="77777777" w:rsidR="006A444D" w:rsidRPr="006A444D" w:rsidRDefault="006A444D" w:rsidP="006A444D">
      <w:pPr>
        <w:pStyle w:val="a6"/>
      </w:pPr>
      <w:r w:rsidRPr="006A444D">
        <w:t>            message_free(&amp;msg);</w:t>
      </w:r>
    </w:p>
    <w:p w14:paraId="2080854A" w14:textId="77777777" w:rsidR="006A444D" w:rsidRPr="006A444D" w:rsidRDefault="006A444D" w:rsidP="006A444D">
      <w:pPr>
        <w:pStyle w:val="a6"/>
      </w:pPr>
      <w:r w:rsidRPr="006A444D">
        <w:t>            goto cleanup;</w:t>
      </w:r>
    </w:p>
    <w:p w14:paraId="7D862938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EE8322C" w14:textId="77777777" w:rsidR="006A444D" w:rsidRPr="006A444D" w:rsidRDefault="006A444D" w:rsidP="006A444D">
      <w:pPr>
        <w:pStyle w:val="a6"/>
      </w:pPr>
    </w:p>
    <w:p w14:paraId="4CD979F5" w14:textId="77777777" w:rsidR="006A444D" w:rsidRPr="006A444D" w:rsidRDefault="006A444D" w:rsidP="006A444D">
      <w:pPr>
        <w:pStyle w:val="a6"/>
      </w:pPr>
      <w:r w:rsidRPr="006A444D">
        <w:t>        if (st == 0)</w:t>
      </w:r>
    </w:p>
    <w:p w14:paraId="4E2879C7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1D4B5F7" w14:textId="77777777" w:rsidR="006A444D" w:rsidRPr="006A444D" w:rsidRDefault="006A444D" w:rsidP="006A444D">
      <w:pPr>
        <w:pStyle w:val="a6"/>
      </w:pPr>
      <w:r w:rsidRPr="006A444D">
        <w:t>            message_free(&amp;msg);</w:t>
      </w:r>
    </w:p>
    <w:p w14:paraId="58558312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6392282D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791C20A2" w14:textId="77777777" w:rsidR="006A444D" w:rsidRPr="006A444D" w:rsidRDefault="006A444D" w:rsidP="006A444D">
      <w:pPr>
        <w:pStyle w:val="a6"/>
      </w:pPr>
    </w:p>
    <w:p w14:paraId="471CE255" w14:textId="77777777" w:rsidR="006A444D" w:rsidRPr="006A444D" w:rsidRDefault="006A444D" w:rsidP="006A444D">
      <w:pPr>
        <w:pStyle w:val="a6"/>
      </w:pPr>
      <w:r w:rsidRPr="006A444D">
        <w:t>        if (line[0] != '\0')</w:t>
      </w:r>
    </w:p>
    <w:p w14:paraId="3A23BDE8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8393DC2" w14:textId="77777777" w:rsidR="006A444D" w:rsidRPr="006A444D" w:rsidRDefault="006A444D" w:rsidP="006A444D">
      <w:pPr>
        <w:pStyle w:val="a6"/>
      </w:pPr>
      <w:r w:rsidRPr="006A444D">
        <w:t>            if (parse_line(line, &amp;msg) != 0)</w:t>
      </w:r>
    </w:p>
    <w:p w14:paraId="1702F21A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670E92E1" w14:textId="77777777" w:rsidR="006A444D" w:rsidRPr="006A444D" w:rsidRDefault="006A444D" w:rsidP="006A444D">
      <w:pPr>
        <w:pStyle w:val="a6"/>
      </w:pPr>
      <w:r w:rsidRPr="006A444D">
        <w:t>                free(line);</w:t>
      </w:r>
    </w:p>
    <w:p w14:paraId="3525ADDC" w14:textId="77777777" w:rsidR="006A444D" w:rsidRPr="006A444D" w:rsidRDefault="006A444D" w:rsidP="006A444D">
      <w:pPr>
        <w:pStyle w:val="a6"/>
      </w:pPr>
      <w:r w:rsidRPr="006A444D">
        <w:t>                message_free(&amp;msg);</w:t>
      </w:r>
    </w:p>
    <w:p w14:paraId="018BAEE3" w14:textId="77777777" w:rsidR="006A444D" w:rsidRPr="006A444D" w:rsidRDefault="006A444D" w:rsidP="006A444D">
      <w:pPr>
        <w:pStyle w:val="a6"/>
      </w:pPr>
      <w:r w:rsidRPr="006A444D">
        <w:t>                goto cleanup;</w:t>
      </w:r>
    </w:p>
    <w:p w14:paraId="66C0E566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112D56F8" w14:textId="77777777" w:rsidR="006A444D" w:rsidRPr="006A444D" w:rsidRDefault="006A444D" w:rsidP="006A444D">
      <w:pPr>
        <w:pStyle w:val="a6"/>
      </w:pPr>
    </w:p>
    <w:p w14:paraId="136E3007" w14:textId="77777777" w:rsidR="006A444D" w:rsidRPr="006A444D" w:rsidRDefault="006A444D" w:rsidP="006A444D">
      <w:pPr>
        <w:pStyle w:val="a6"/>
      </w:pPr>
      <w:r w:rsidRPr="006A444D">
        <w:t>            if (send_message(sock, idx, &amp;msg) != 0)</w:t>
      </w:r>
    </w:p>
    <w:p w14:paraId="05353E69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66A7E8A8" w14:textId="77777777" w:rsidR="006A444D" w:rsidRPr="006A444D" w:rsidRDefault="006A444D" w:rsidP="006A444D">
      <w:pPr>
        <w:pStyle w:val="a6"/>
      </w:pPr>
      <w:r w:rsidRPr="006A444D">
        <w:lastRenderedPageBreak/>
        <w:t>                free(line);</w:t>
      </w:r>
    </w:p>
    <w:p w14:paraId="52955CCE" w14:textId="77777777" w:rsidR="006A444D" w:rsidRPr="006A444D" w:rsidRDefault="006A444D" w:rsidP="006A444D">
      <w:pPr>
        <w:pStyle w:val="a6"/>
      </w:pPr>
      <w:r w:rsidRPr="006A444D">
        <w:t>                message_free(&amp;msg);</w:t>
      </w:r>
    </w:p>
    <w:p w14:paraId="47163AA1" w14:textId="77777777" w:rsidR="006A444D" w:rsidRPr="006A444D" w:rsidRDefault="006A444D" w:rsidP="006A444D">
      <w:pPr>
        <w:pStyle w:val="a6"/>
      </w:pPr>
      <w:r w:rsidRPr="006A444D">
        <w:t>                goto cleanup;</w:t>
      </w:r>
    </w:p>
    <w:p w14:paraId="3AD40CA1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73F543AB" w14:textId="77777777" w:rsidR="006A444D" w:rsidRPr="006A444D" w:rsidRDefault="006A444D" w:rsidP="006A444D">
      <w:pPr>
        <w:pStyle w:val="a6"/>
      </w:pPr>
    </w:p>
    <w:p w14:paraId="2331E664" w14:textId="77777777" w:rsidR="006A444D" w:rsidRPr="006A444D" w:rsidRDefault="006A444D" w:rsidP="006A444D">
      <w:pPr>
        <w:pStyle w:val="a6"/>
      </w:pPr>
      <w:r w:rsidRPr="006A444D">
        <w:t>            ++idx;</w:t>
      </w:r>
    </w:p>
    <w:p w14:paraId="4C605A20" w14:textId="77777777" w:rsidR="006A444D" w:rsidRPr="006A444D" w:rsidRDefault="006A444D" w:rsidP="006A444D">
      <w:pPr>
        <w:pStyle w:val="a6"/>
      </w:pPr>
      <w:r w:rsidRPr="006A444D">
        <w:t>            ++sent_count;</w:t>
      </w:r>
    </w:p>
    <w:p w14:paraId="276E68A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t xml:space="preserve">        </w:t>
      </w:r>
      <w:r w:rsidRPr="006A444D">
        <w:rPr>
          <w:lang w:val="ru-RU"/>
        </w:rPr>
        <w:t>}</w:t>
      </w:r>
    </w:p>
    <w:p w14:paraId="51B08449" w14:textId="77777777" w:rsidR="006A444D" w:rsidRPr="006A444D" w:rsidRDefault="006A444D" w:rsidP="006A444D">
      <w:pPr>
        <w:pStyle w:val="a6"/>
        <w:rPr>
          <w:lang w:val="ru-RU"/>
        </w:rPr>
      </w:pPr>
    </w:p>
    <w:p w14:paraId="7BCFCD4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free(line);</w:t>
      </w:r>
    </w:p>
    <w:p w14:paraId="6E02A75B" w14:textId="77777777" w:rsidR="006A444D" w:rsidRPr="006A444D" w:rsidRDefault="006A444D" w:rsidP="006A444D">
      <w:pPr>
        <w:pStyle w:val="a6"/>
      </w:pPr>
      <w:r w:rsidRPr="006A444D">
        <w:rPr>
          <w:lang w:val="ru-RU"/>
        </w:rPr>
        <w:t xml:space="preserve">        </w:t>
      </w:r>
      <w:r w:rsidRPr="006A444D">
        <w:t>message_free(&amp;msg);</w:t>
      </w:r>
    </w:p>
    <w:p w14:paraId="76DB3F6C" w14:textId="77777777" w:rsidR="006A444D" w:rsidRPr="006A444D" w:rsidRDefault="006A444D" w:rsidP="006A444D">
      <w:pPr>
        <w:pStyle w:val="a6"/>
      </w:pPr>
      <w:r w:rsidRPr="006A444D">
        <w:t>    }</w:t>
      </w:r>
    </w:p>
    <w:p w14:paraId="541D0BB1" w14:textId="77777777" w:rsidR="006A444D" w:rsidRPr="006A444D" w:rsidRDefault="006A444D" w:rsidP="006A444D">
      <w:pPr>
        <w:pStyle w:val="a6"/>
      </w:pPr>
      <w:r w:rsidRPr="006A444D">
        <w:t>    for (</w:t>
      </w:r>
      <w:r w:rsidRPr="006A444D">
        <w:rPr>
          <w:i/>
          <w:iCs/>
        </w:rPr>
        <w:t>int</w:t>
      </w:r>
      <w:r w:rsidRPr="006A444D">
        <w:t xml:space="preserve"> i = 0; i &lt; sent_count; ++i)</w:t>
      </w:r>
    </w:p>
    <w:p w14:paraId="79567012" w14:textId="77777777" w:rsidR="006A444D" w:rsidRPr="006A444D" w:rsidRDefault="006A444D" w:rsidP="006A444D">
      <w:pPr>
        <w:pStyle w:val="a6"/>
      </w:pPr>
      <w:r w:rsidRPr="006A444D">
        <w:t>    {</w:t>
      </w:r>
    </w:p>
    <w:p w14:paraId="04165C87" w14:textId="77777777" w:rsidR="006A444D" w:rsidRPr="006A444D" w:rsidRDefault="006A444D" w:rsidP="006A444D">
      <w:pPr>
        <w:pStyle w:val="a6"/>
      </w:pPr>
      <w:r w:rsidRPr="006A444D">
        <w:t>        if (wait_ok(sock) != 0)</w:t>
      </w:r>
    </w:p>
    <w:p w14:paraId="68E84F6D" w14:textId="77777777" w:rsidR="006A444D" w:rsidRPr="006A444D" w:rsidRDefault="006A444D" w:rsidP="006A444D">
      <w:pPr>
        <w:pStyle w:val="a6"/>
      </w:pPr>
      <w:r w:rsidRPr="006A444D">
        <w:t>            goto cleanup;</w:t>
      </w:r>
    </w:p>
    <w:p w14:paraId="333C0521" w14:textId="77777777" w:rsidR="006A444D" w:rsidRPr="006A444D" w:rsidRDefault="006A444D" w:rsidP="006A444D">
      <w:pPr>
        <w:pStyle w:val="a6"/>
      </w:pPr>
      <w:r w:rsidRPr="006A444D">
        <w:t>    }</w:t>
      </w:r>
    </w:p>
    <w:p w14:paraId="209D987C" w14:textId="77777777" w:rsidR="006A444D" w:rsidRPr="006A444D" w:rsidRDefault="006A444D" w:rsidP="006A444D">
      <w:pPr>
        <w:pStyle w:val="a6"/>
      </w:pPr>
      <w:r w:rsidRPr="006A444D">
        <w:t>    printf("%u message(s) has been sent.\n",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int</w:t>
      </w:r>
      <w:r w:rsidRPr="006A444D">
        <w:t>)idx);</w:t>
      </w:r>
    </w:p>
    <w:p w14:paraId="58EF8A30" w14:textId="77777777" w:rsidR="006A444D" w:rsidRPr="006A444D" w:rsidRDefault="006A444D" w:rsidP="006A444D">
      <w:pPr>
        <w:pStyle w:val="a6"/>
      </w:pPr>
      <w:r w:rsidRPr="006A444D">
        <w:t>    rc = 0;</w:t>
      </w:r>
    </w:p>
    <w:p w14:paraId="789535AA" w14:textId="77777777" w:rsidR="006A444D" w:rsidRPr="006A444D" w:rsidRDefault="006A444D" w:rsidP="006A444D">
      <w:pPr>
        <w:pStyle w:val="a6"/>
      </w:pPr>
    </w:p>
    <w:p w14:paraId="0F38BFFC" w14:textId="77777777" w:rsidR="006A444D" w:rsidRPr="006A444D" w:rsidRDefault="006A444D" w:rsidP="006A444D">
      <w:pPr>
        <w:pStyle w:val="a6"/>
      </w:pPr>
      <w:r w:rsidRPr="006A444D">
        <w:t>cleanup:</w:t>
      </w:r>
    </w:p>
    <w:p w14:paraId="0F29D887" w14:textId="77777777" w:rsidR="006A444D" w:rsidRPr="006A444D" w:rsidRDefault="006A444D" w:rsidP="006A444D">
      <w:pPr>
        <w:pStyle w:val="a6"/>
      </w:pPr>
      <w:r w:rsidRPr="006A444D">
        <w:t>    if (f)</w:t>
      </w:r>
    </w:p>
    <w:p w14:paraId="53646C70" w14:textId="77777777" w:rsidR="006A444D" w:rsidRPr="006A444D" w:rsidRDefault="006A444D" w:rsidP="006A444D">
      <w:pPr>
        <w:pStyle w:val="a6"/>
      </w:pPr>
      <w:r w:rsidRPr="006A444D">
        <w:t>    {</w:t>
      </w:r>
    </w:p>
    <w:p w14:paraId="4EA0E3C5" w14:textId="77777777" w:rsidR="006A444D" w:rsidRPr="006A444D" w:rsidRDefault="006A444D" w:rsidP="006A444D">
      <w:pPr>
        <w:pStyle w:val="a6"/>
      </w:pPr>
      <w:r w:rsidRPr="006A444D">
        <w:t>        fclose(f);</w:t>
      </w:r>
    </w:p>
    <w:p w14:paraId="0D4EE9AA" w14:textId="77777777" w:rsidR="006A444D" w:rsidRPr="006A444D" w:rsidRDefault="006A444D" w:rsidP="006A444D">
      <w:pPr>
        <w:pStyle w:val="a6"/>
      </w:pPr>
      <w:r w:rsidRPr="006A444D">
        <w:t>    }</w:t>
      </w:r>
    </w:p>
    <w:p w14:paraId="2766E438" w14:textId="77777777" w:rsidR="006A444D" w:rsidRPr="006A444D" w:rsidRDefault="006A444D" w:rsidP="006A444D">
      <w:pPr>
        <w:pStyle w:val="a6"/>
      </w:pPr>
    </w:p>
    <w:p w14:paraId="314DFA6F" w14:textId="77777777" w:rsidR="006A444D" w:rsidRPr="006A444D" w:rsidRDefault="006A444D" w:rsidP="006A444D">
      <w:pPr>
        <w:pStyle w:val="a6"/>
      </w:pPr>
      <w:r w:rsidRPr="006A444D">
        <w:t>    if (sock != INVALID_SOCKET)</w:t>
      </w:r>
    </w:p>
    <w:p w14:paraId="178D2FBF" w14:textId="77777777" w:rsidR="006A444D" w:rsidRPr="006A444D" w:rsidRDefault="006A444D" w:rsidP="006A444D">
      <w:pPr>
        <w:pStyle w:val="a6"/>
      </w:pPr>
      <w:r w:rsidRPr="006A444D">
        <w:t>    {</w:t>
      </w:r>
    </w:p>
    <w:p w14:paraId="1E6D6770" w14:textId="77777777" w:rsidR="006A444D" w:rsidRPr="006A444D" w:rsidRDefault="006A444D" w:rsidP="006A444D">
      <w:pPr>
        <w:pStyle w:val="a6"/>
      </w:pPr>
      <w:r w:rsidRPr="006A444D">
        <w:t>        CLOSESOCK(sock);</w:t>
      </w:r>
    </w:p>
    <w:p w14:paraId="6625FE3D" w14:textId="77777777" w:rsidR="006A444D" w:rsidRPr="006A444D" w:rsidRDefault="006A444D" w:rsidP="006A444D">
      <w:pPr>
        <w:pStyle w:val="a6"/>
      </w:pPr>
      <w:r w:rsidRPr="006A444D">
        <w:t>    }</w:t>
      </w:r>
    </w:p>
    <w:p w14:paraId="5A976019" w14:textId="77777777" w:rsidR="006A444D" w:rsidRPr="006A444D" w:rsidRDefault="006A444D" w:rsidP="006A444D">
      <w:pPr>
        <w:pStyle w:val="a6"/>
      </w:pPr>
    </w:p>
    <w:p w14:paraId="7C4E752C" w14:textId="77777777" w:rsidR="006A444D" w:rsidRPr="006A444D" w:rsidRDefault="006A444D" w:rsidP="006A444D">
      <w:pPr>
        <w:pStyle w:val="a6"/>
      </w:pPr>
      <w:r w:rsidRPr="006A444D">
        <w:t>    net_deinit();</w:t>
      </w:r>
    </w:p>
    <w:p w14:paraId="68F20DDF" w14:textId="77777777" w:rsidR="006A444D" w:rsidRPr="006A444D" w:rsidRDefault="006A444D" w:rsidP="006A444D">
      <w:pPr>
        <w:pStyle w:val="a6"/>
      </w:pPr>
      <w:r w:rsidRPr="006A444D">
        <w:t>    return rc;</w:t>
      </w:r>
    </w:p>
    <w:p w14:paraId="290B0BA4" w14:textId="77777777" w:rsidR="006A444D" w:rsidRPr="006A444D" w:rsidRDefault="006A444D" w:rsidP="006A444D">
      <w:pPr>
        <w:pStyle w:val="a6"/>
      </w:pPr>
      <w:r w:rsidRPr="006A444D">
        <w:t>}</w:t>
      </w:r>
    </w:p>
    <w:p w14:paraId="05960BC9" w14:textId="7F14B0B8" w:rsidR="006A444D" w:rsidRDefault="006A444D" w:rsidP="006A444D">
      <w:pPr>
        <w:ind w:firstLine="0"/>
        <w:rPr>
          <w:lang w:val="en-US"/>
        </w:rPr>
      </w:pPr>
      <w:r>
        <w:rPr>
          <w:lang w:val="en-US"/>
        </w:rPr>
        <w:t>tcpserver.cpp:</w:t>
      </w:r>
    </w:p>
    <w:p w14:paraId="7377ACD5" w14:textId="77777777" w:rsidR="006A444D" w:rsidRPr="006A444D" w:rsidRDefault="006A444D" w:rsidP="006A444D">
      <w:pPr>
        <w:pStyle w:val="a6"/>
      </w:pPr>
      <w:r w:rsidRPr="006A444D">
        <w:lastRenderedPageBreak/>
        <w:t>#include &lt;sys/types.h&gt;</w:t>
      </w:r>
    </w:p>
    <w:p w14:paraId="512E4FFA" w14:textId="77777777" w:rsidR="006A444D" w:rsidRPr="006A444D" w:rsidRDefault="006A444D" w:rsidP="006A444D">
      <w:pPr>
        <w:pStyle w:val="a6"/>
      </w:pPr>
      <w:r w:rsidRPr="006A444D">
        <w:t>#include &lt;sys/socket.h&gt;</w:t>
      </w:r>
    </w:p>
    <w:p w14:paraId="78BF1989" w14:textId="77777777" w:rsidR="006A444D" w:rsidRPr="006A444D" w:rsidRDefault="006A444D" w:rsidP="006A444D">
      <w:pPr>
        <w:pStyle w:val="a6"/>
      </w:pPr>
      <w:r w:rsidRPr="006A444D">
        <w:t>#include &lt;netinet/in.h&gt;</w:t>
      </w:r>
    </w:p>
    <w:p w14:paraId="5643964D" w14:textId="77777777" w:rsidR="006A444D" w:rsidRPr="006A444D" w:rsidRDefault="006A444D" w:rsidP="006A444D">
      <w:pPr>
        <w:pStyle w:val="a6"/>
      </w:pPr>
      <w:r w:rsidRPr="006A444D">
        <w:t>#include &lt;arpa/inet.h&gt;</w:t>
      </w:r>
    </w:p>
    <w:p w14:paraId="79E9F9C9" w14:textId="77777777" w:rsidR="006A444D" w:rsidRPr="006A444D" w:rsidRDefault="006A444D" w:rsidP="006A444D">
      <w:pPr>
        <w:pStyle w:val="a6"/>
      </w:pPr>
      <w:r w:rsidRPr="006A444D">
        <w:t>#include &lt;unistd.h&gt;</w:t>
      </w:r>
    </w:p>
    <w:p w14:paraId="202090DA" w14:textId="77777777" w:rsidR="006A444D" w:rsidRPr="006A444D" w:rsidRDefault="006A444D" w:rsidP="006A444D">
      <w:pPr>
        <w:pStyle w:val="a6"/>
      </w:pPr>
      <w:r w:rsidRPr="006A444D">
        <w:t>#include &lt;errno.h&gt;</w:t>
      </w:r>
    </w:p>
    <w:p w14:paraId="1C61C65A" w14:textId="77777777" w:rsidR="006A444D" w:rsidRPr="006A444D" w:rsidRDefault="006A444D" w:rsidP="006A444D">
      <w:pPr>
        <w:pStyle w:val="a6"/>
      </w:pPr>
    </w:p>
    <w:p w14:paraId="6E032549" w14:textId="77777777" w:rsidR="006A444D" w:rsidRPr="006A444D" w:rsidRDefault="006A444D" w:rsidP="006A444D">
      <w:pPr>
        <w:pStyle w:val="a6"/>
      </w:pPr>
      <w:r w:rsidRPr="006A444D">
        <w:t>#include &lt;stdio.h&gt;</w:t>
      </w:r>
    </w:p>
    <w:p w14:paraId="09BA6360" w14:textId="77777777" w:rsidR="006A444D" w:rsidRPr="006A444D" w:rsidRDefault="006A444D" w:rsidP="006A444D">
      <w:pPr>
        <w:pStyle w:val="a6"/>
      </w:pPr>
      <w:r w:rsidRPr="006A444D">
        <w:t>#include &lt;stdlib.h&gt;</w:t>
      </w:r>
    </w:p>
    <w:p w14:paraId="4E83051C" w14:textId="77777777" w:rsidR="006A444D" w:rsidRPr="006A444D" w:rsidRDefault="006A444D" w:rsidP="006A444D">
      <w:pPr>
        <w:pStyle w:val="a6"/>
      </w:pPr>
      <w:r w:rsidRPr="006A444D">
        <w:t>#include &lt;string.h&gt;</w:t>
      </w:r>
    </w:p>
    <w:p w14:paraId="1367D599" w14:textId="77777777" w:rsidR="006A444D" w:rsidRPr="006A444D" w:rsidRDefault="006A444D" w:rsidP="006A444D">
      <w:pPr>
        <w:pStyle w:val="a6"/>
      </w:pPr>
      <w:r w:rsidRPr="006A444D">
        <w:t>#include &lt;stdint.h&gt;</w:t>
      </w:r>
    </w:p>
    <w:p w14:paraId="1179FA91" w14:textId="77777777" w:rsidR="006A444D" w:rsidRPr="006A444D" w:rsidRDefault="006A444D" w:rsidP="006A444D">
      <w:pPr>
        <w:pStyle w:val="a6"/>
      </w:pPr>
      <w:r w:rsidRPr="006A444D">
        <w:t>#include &lt;ctype.h&gt;</w:t>
      </w:r>
    </w:p>
    <w:p w14:paraId="0F8E580F" w14:textId="77777777" w:rsidR="006A444D" w:rsidRPr="006A444D" w:rsidRDefault="006A444D" w:rsidP="006A444D">
      <w:pPr>
        <w:pStyle w:val="a6"/>
      </w:pPr>
      <w:r w:rsidRPr="006A444D">
        <w:t>#include &lt;limits.h&gt;</w:t>
      </w:r>
    </w:p>
    <w:p w14:paraId="62D4E095" w14:textId="77777777" w:rsidR="006A444D" w:rsidRPr="006A444D" w:rsidRDefault="006A444D" w:rsidP="006A444D">
      <w:pPr>
        <w:pStyle w:val="a6"/>
      </w:pPr>
    </w:p>
    <w:p w14:paraId="1BB8A99E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u w:val="single"/>
        </w:rPr>
        <w:t>socket_t</w:t>
      </w:r>
      <w:r w:rsidRPr="006A444D">
        <w:t>;</w:t>
      </w:r>
    </w:p>
    <w:p w14:paraId="164FE50C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uint32_t</w:t>
      </w:r>
      <w:r w:rsidRPr="006A444D">
        <w:t xml:space="preserve"> </w:t>
      </w:r>
      <w:r w:rsidRPr="006A444D">
        <w:rPr>
          <w:u w:val="single"/>
        </w:rPr>
        <w:t>u32</w:t>
      </w:r>
      <w:r w:rsidRPr="006A444D">
        <w:t>;</w:t>
      </w:r>
    </w:p>
    <w:p w14:paraId="1212BE40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uint16_t</w:t>
      </w:r>
      <w:r w:rsidRPr="006A444D">
        <w:t xml:space="preserve"> </w:t>
      </w:r>
      <w:r w:rsidRPr="006A444D">
        <w:rPr>
          <w:u w:val="single"/>
        </w:rPr>
        <w:t>u16</w:t>
      </w:r>
      <w:r w:rsidRPr="006A444D">
        <w:t>;</w:t>
      </w:r>
    </w:p>
    <w:p w14:paraId="74195C43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uint8_t</w:t>
      </w:r>
      <w:r w:rsidRPr="006A444D">
        <w:t xml:space="preserve"> </w:t>
      </w:r>
      <w:r w:rsidRPr="006A444D">
        <w:rPr>
          <w:u w:val="single"/>
        </w:rPr>
        <w:t>u8</w:t>
      </w:r>
      <w:r w:rsidRPr="006A444D">
        <w:t>;</w:t>
      </w:r>
    </w:p>
    <w:p w14:paraId="0BF56D54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int32_t</w:t>
      </w:r>
      <w:r w:rsidRPr="006A444D">
        <w:t xml:space="preserve"> </w:t>
      </w:r>
      <w:r w:rsidRPr="006A444D">
        <w:rPr>
          <w:u w:val="single"/>
        </w:rPr>
        <w:t>s32</w:t>
      </w:r>
      <w:r w:rsidRPr="006A444D">
        <w:t>;</w:t>
      </w:r>
    </w:p>
    <w:p w14:paraId="616FF413" w14:textId="77777777" w:rsidR="006A444D" w:rsidRPr="006A444D" w:rsidRDefault="006A444D" w:rsidP="006A444D">
      <w:pPr>
        <w:pStyle w:val="a6"/>
      </w:pPr>
    </w:p>
    <w:p w14:paraId="1EF35E76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g_running = 1;</w:t>
      </w:r>
    </w:p>
    <w:p w14:paraId="797B9B5F" w14:textId="77777777" w:rsidR="006A444D" w:rsidRPr="006A444D" w:rsidRDefault="006A444D" w:rsidP="006A444D">
      <w:pPr>
        <w:pStyle w:val="a6"/>
      </w:pPr>
    </w:p>
    <w:p w14:paraId="160488CB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Message</w:t>
      </w:r>
    </w:p>
    <w:p w14:paraId="4700A232" w14:textId="77777777" w:rsidR="006A444D" w:rsidRPr="006A444D" w:rsidRDefault="006A444D" w:rsidP="006A444D">
      <w:pPr>
        <w:pStyle w:val="a6"/>
      </w:pPr>
      <w:r w:rsidRPr="006A444D">
        <w:t>{</w:t>
      </w:r>
    </w:p>
    <w:p w14:paraId="7E5B38D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u16</w:t>
      </w:r>
      <w:r w:rsidRPr="006A444D">
        <w:t xml:space="preserve"> aa;</w:t>
      </w:r>
    </w:p>
    <w:p w14:paraId="0C9FB64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s32</w:t>
      </w:r>
      <w:r w:rsidRPr="006A444D">
        <w:t xml:space="preserve"> bbb;</w:t>
      </w:r>
    </w:p>
    <w:p w14:paraId="662030C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hh;</w:t>
      </w:r>
    </w:p>
    <w:p w14:paraId="7BFC5FF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mm;</w:t>
      </w:r>
    </w:p>
    <w:p w14:paraId="1BF980F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ss;</w:t>
      </w:r>
    </w:p>
    <w:p w14:paraId="4DD614B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message;</w:t>
      </w:r>
    </w:p>
    <w:p w14:paraId="28E4BFA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message_len;</w:t>
      </w:r>
    </w:p>
    <w:p w14:paraId="6A98BB49" w14:textId="77777777" w:rsidR="006A444D" w:rsidRPr="006A444D" w:rsidRDefault="006A444D" w:rsidP="006A444D">
      <w:pPr>
        <w:pStyle w:val="a6"/>
      </w:pPr>
      <w:r w:rsidRPr="006A444D">
        <w:t xml:space="preserve">} </w:t>
      </w:r>
      <w:r w:rsidRPr="006A444D">
        <w:rPr>
          <w:u w:val="single"/>
        </w:rPr>
        <w:t>Message</w:t>
      </w:r>
      <w:r w:rsidRPr="006A444D">
        <w:t>;</w:t>
      </w:r>
    </w:p>
    <w:p w14:paraId="0055CF04" w14:textId="77777777" w:rsidR="006A444D" w:rsidRPr="006A444D" w:rsidRDefault="006A444D" w:rsidP="006A444D">
      <w:pPr>
        <w:pStyle w:val="a6"/>
      </w:pPr>
    </w:p>
    <w:p w14:paraId="76F38AB7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Buffer</w:t>
      </w:r>
    </w:p>
    <w:p w14:paraId="781D8C82" w14:textId="77777777" w:rsidR="006A444D" w:rsidRPr="006A444D" w:rsidRDefault="006A444D" w:rsidP="006A444D">
      <w:pPr>
        <w:pStyle w:val="a6"/>
      </w:pPr>
      <w:r w:rsidRPr="006A444D">
        <w:t>{</w:t>
      </w:r>
    </w:p>
    <w:p w14:paraId="20A4536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data;</w:t>
      </w:r>
    </w:p>
    <w:p w14:paraId="5B1FAFB1" w14:textId="77777777" w:rsidR="006A444D" w:rsidRPr="006A444D" w:rsidRDefault="006A444D" w:rsidP="006A444D">
      <w:pPr>
        <w:pStyle w:val="a6"/>
      </w:pPr>
      <w:r w:rsidRPr="006A444D">
        <w:lastRenderedPageBreak/>
        <w:t xml:space="preserve">    </w:t>
      </w:r>
      <w:r w:rsidRPr="006A444D">
        <w:rPr>
          <w:i/>
          <w:iCs/>
        </w:rPr>
        <w:t>int</w:t>
      </w:r>
      <w:r w:rsidRPr="006A444D">
        <w:t xml:space="preserve"> len;</w:t>
      </w:r>
    </w:p>
    <w:p w14:paraId="69A3F20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cap;</w:t>
      </w:r>
    </w:p>
    <w:p w14:paraId="51885FB0" w14:textId="77777777" w:rsidR="006A444D" w:rsidRPr="006A444D" w:rsidRDefault="006A444D" w:rsidP="006A444D">
      <w:pPr>
        <w:pStyle w:val="a6"/>
      </w:pPr>
      <w:r w:rsidRPr="006A444D">
        <w:t xml:space="preserve">} </w:t>
      </w:r>
      <w:r w:rsidRPr="006A444D">
        <w:rPr>
          <w:u w:val="single"/>
        </w:rPr>
        <w:t>Buffer</w:t>
      </w:r>
      <w:r w:rsidRPr="006A444D">
        <w:t>;</w:t>
      </w:r>
    </w:p>
    <w:p w14:paraId="77CBD3C7" w14:textId="77777777" w:rsidR="006A444D" w:rsidRPr="006A444D" w:rsidRDefault="006A444D" w:rsidP="006A444D">
      <w:pPr>
        <w:pStyle w:val="a6"/>
      </w:pPr>
    </w:p>
    <w:p w14:paraId="61886843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message_init(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msg</w:t>
      </w:r>
      <w:r w:rsidRPr="006A444D">
        <w:t>)</w:t>
      </w:r>
    </w:p>
    <w:p w14:paraId="4914ACA1" w14:textId="77777777" w:rsidR="006A444D" w:rsidRPr="006A444D" w:rsidRDefault="006A444D" w:rsidP="006A444D">
      <w:pPr>
        <w:pStyle w:val="a6"/>
      </w:pPr>
      <w:r w:rsidRPr="006A444D">
        <w:t>{</w:t>
      </w:r>
    </w:p>
    <w:p w14:paraId="392F719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msg</w:t>
      </w:r>
      <w:r w:rsidRPr="006A444D">
        <w:t>-&gt;aa = 0;</w:t>
      </w:r>
    </w:p>
    <w:p w14:paraId="6C262E5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msg</w:t>
      </w:r>
      <w:r w:rsidRPr="006A444D">
        <w:t>-&gt;bbb = 0;</w:t>
      </w:r>
    </w:p>
    <w:p w14:paraId="0FCC69B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msg</w:t>
      </w:r>
      <w:r w:rsidRPr="006A444D">
        <w:t>-&gt;hh = 0;</w:t>
      </w:r>
    </w:p>
    <w:p w14:paraId="30006E9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msg</w:t>
      </w:r>
      <w:r w:rsidRPr="006A444D">
        <w:t>-&gt;mm = 0;</w:t>
      </w:r>
    </w:p>
    <w:p w14:paraId="1BA074C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msg</w:t>
      </w:r>
      <w:r w:rsidRPr="006A444D">
        <w:t>-&gt;ss = 0;</w:t>
      </w:r>
    </w:p>
    <w:p w14:paraId="75AC8D7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msg</w:t>
      </w:r>
      <w:r w:rsidRPr="006A444D">
        <w:t>-&gt;message = NULL;</w:t>
      </w:r>
    </w:p>
    <w:p w14:paraId="77BB2D1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msg</w:t>
      </w:r>
      <w:r w:rsidRPr="006A444D">
        <w:t>-&gt;message_len = 0;</w:t>
      </w:r>
    </w:p>
    <w:p w14:paraId="62BEEEE1" w14:textId="77777777" w:rsidR="006A444D" w:rsidRPr="006A444D" w:rsidRDefault="006A444D" w:rsidP="006A444D">
      <w:pPr>
        <w:pStyle w:val="a6"/>
      </w:pPr>
      <w:r w:rsidRPr="006A444D">
        <w:t>}</w:t>
      </w:r>
    </w:p>
    <w:p w14:paraId="51DF07E0" w14:textId="77777777" w:rsidR="006A444D" w:rsidRPr="006A444D" w:rsidRDefault="006A444D" w:rsidP="006A444D">
      <w:pPr>
        <w:pStyle w:val="a6"/>
      </w:pPr>
    </w:p>
    <w:p w14:paraId="743E09EB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message_free(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msg</w:t>
      </w:r>
      <w:r w:rsidRPr="006A444D">
        <w:t>)</w:t>
      </w:r>
    </w:p>
    <w:p w14:paraId="0B0F6BA5" w14:textId="77777777" w:rsidR="006A444D" w:rsidRPr="006A444D" w:rsidRDefault="006A444D" w:rsidP="006A444D">
      <w:pPr>
        <w:pStyle w:val="a6"/>
      </w:pPr>
      <w:r w:rsidRPr="006A444D">
        <w:t>{</w:t>
      </w:r>
    </w:p>
    <w:p w14:paraId="69A14260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msg</w:t>
      </w:r>
      <w:r w:rsidRPr="006A444D">
        <w:t>-&gt;message)</w:t>
      </w:r>
    </w:p>
    <w:p w14:paraId="6A7C47DF" w14:textId="77777777" w:rsidR="006A444D" w:rsidRPr="006A444D" w:rsidRDefault="006A444D" w:rsidP="006A444D">
      <w:pPr>
        <w:pStyle w:val="a6"/>
      </w:pPr>
      <w:r w:rsidRPr="006A444D">
        <w:t>        free(</w:t>
      </w:r>
      <w:r w:rsidRPr="006A444D">
        <w:rPr>
          <w:i/>
          <w:iCs/>
        </w:rPr>
        <w:t>msg</w:t>
      </w:r>
      <w:r w:rsidRPr="006A444D">
        <w:t>-&gt;message);</w:t>
      </w:r>
    </w:p>
    <w:p w14:paraId="3CDE1E8A" w14:textId="77777777" w:rsidR="006A444D" w:rsidRPr="006A444D" w:rsidRDefault="006A444D" w:rsidP="006A444D">
      <w:pPr>
        <w:pStyle w:val="a6"/>
      </w:pPr>
      <w:r w:rsidRPr="006A444D">
        <w:t>    message_init(</w:t>
      </w:r>
      <w:r w:rsidRPr="006A444D">
        <w:rPr>
          <w:i/>
          <w:iCs/>
        </w:rPr>
        <w:t>msg</w:t>
      </w:r>
      <w:r w:rsidRPr="006A444D">
        <w:t>);</w:t>
      </w:r>
    </w:p>
    <w:p w14:paraId="30465685" w14:textId="77777777" w:rsidR="006A444D" w:rsidRPr="006A444D" w:rsidRDefault="006A444D" w:rsidP="006A444D">
      <w:pPr>
        <w:pStyle w:val="a6"/>
      </w:pPr>
      <w:r w:rsidRPr="006A444D">
        <w:t>}</w:t>
      </w:r>
    </w:p>
    <w:p w14:paraId="1572039C" w14:textId="77777777" w:rsidR="006A444D" w:rsidRPr="006A444D" w:rsidRDefault="006A444D" w:rsidP="006A444D">
      <w:pPr>
        <w:pStyle w:val="a6"/>
      </w:pPr>
    </w:p>
    <w:p w14:paraId="52014299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sock_err(const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where</w:t>
      </w:r>
      <w:r w:rsidRPr="006A444D">
        <w:t>)</w:t>
      </w:r>
    </w:p>
    <w:p w14:paraId="1564DA00" w14:textId="77777777" w:rsidR="006A444D" w:rsidRPr="006A444D" w:rsidRDefault="006A444D" w:rsidP="006A444D">
      <w:pPr>
        <w:pStyle w:val="a6"/>
      </w:pPr>
      <w:r w:rsidRPr="006A444D">
        <w:t>{</w:t>
      </w:r>
    </w:p>
    <w:p w14:paraId="590BF37C" w14:textId="77777777" w:rsidR="006A444D" w:rsidRPr="006A444D" w:rsidRDefault="006A444D" w:rsidP="006A444D">
      <w:pPr>
        <w:pStyle w:val="a6"/>
      </w:pPr>
      <w:r w:rsidRPr="006A444D">
        <w:t xml:space="preserve">    printf("%s: %s\n", </w:t>
      </w:r>
      <w:r w:rsidRPr="006A444D">
        <w:rPr>
          <w:i/>
          <w:iCs/>
        </w:rPr>
        <w:t>where</w:t>
      </w:r>
      <w:r w:rsidRPr="006A444D">
        <w:t>, strerror(errno));</w:t>
      </w:r>
    </w:p>
    <w:p w14:paraId="3A88D2CF" w14:textId="77777777" w:rsidR="006A444D" w:rsidRPr="006A444D" w:rsidRDefault="006A444D" w:rsidP="006A444D">
      <w:pPr>
        <w:pStyle w:val="a6"/>
      </w:pPr>
      <w:r w:rsidRPr="006A444D">
        <w:t>    return -1;</w:t>
      </w:r>
    </w:p>
    <w:p w14:paraId="2E0C2538" w14:textId="77777777" w:rsidR="006A444D" w:rsidRPr="006A444D" w:rsidRDefault="006A444D" w:rsidP="006A444D">
      <w:pPr>
        <w:pStyle w:val="a6"/>
      </w:pPr>
      <w:r w:rsidRPr="006A444D">
        <w:t>}</w:t>
      </w:r>
    </w:p>
    <w:p w14:paraId="22FC9CE7" w14:textId="77777777" w:rsidR="006A444D" w:rsidRPr="006A444D" w:rsidRDefault="006A444D" w:rsidP="006A444D">
      <w:pPr>
        <w:pStyle w:val="a6"/>
      </w:pPr>
    </w:p>
    <w:p w14:paraId="501C0F4D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send_all(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s</w:t>
      </w:r>
      <w:r w:rsidRPr="006A444D">
        <w:t xml:space="preserve">, 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data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len</w:t>
      </w:r>
      <w:r w:rsidRPr="006A444D">
        <w:t>)</w:t>
      </w:r>
    </w:p>
    <w:p w14:paraId="5F83DE74" w14:textId="77777777" w:rsidR="006A444D" w:rsidRPr="006A444D" w:rsidRDefault="006A444D" w:rsidP="006A444D">
      <w:pPr>
        <w:pStyle w:val="a6"/>
      </w:pPr>
      <w:r w:rsidRPr="006A444D">
        <w:t>{</w:t>
      </w:r>
    </w:p>
    <w:p w14:paraId="60F9EE0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sent;</w:t>
      </w:r>
    </w:p>
    <w:p w14:paraId="6F2DF708" w14:textId="77777777" w:rsidR="006A444D" w:rsidRPr="006A444D" w:rsidRDefault="006A444D" w:rsidP="006A444D">
      <w:pPr>
        <w:pStyle w:val="a6"/>
      </w:pPr>
      <w:r w:rsidRPr="006A444D">
        <w:t>    sent = 0;</w:t>
      </w:r>
    </w:p>
    <w:p w14:paraId="516AE258" w14:textId="77777777" w:rsidR="006A444D" w:rsidRPr="006A444D" w:rsidRDefault="006A444D" w:rsidP="006A444D">
      <w:pPr>
        <w:pStyle w:val="a6"/>
      </w:pPr>
      <w:r w:rsidRPr="006A444D">
        <w:t xml:space="preserve">    while (sent &lt; </w:t>
      </w:r>
      <w:r w:rsidRPr="006A444D">
        <w:rPr>
          <w:i/>
          <w:iCs/>
        </w:rPr>
        <w:t>len</w:t>
      </w:r>
      <w:r w:rsidRPr="006A444D">
        <w:t>)</w:t>
      </w:r>
    </w:p>
    <w:p w14:paraId="0C7A2E4D" w14:textId="77777777" w:rsidR="006A444D" w:rsidRPr="006A444D" w:rsidRDefault="006A444D" w:rsidP="006A444D">
      <w:pPr>
        <w:pStyle w:val="a6"/>
      </w:pPr>
      <w:r w:rsidRPr="006A444D">
        <w:t>    {</w:t>
      </w:r>
    </w:p>
    <w:p w14:paraId="464EFBC4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rc = send(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i/>
          <w:iCs/>
        </w:rPr>
        <w:t>data</w:t>
      </w:r>
      <w:r w:rsidRPr="006A444D">
        <w:t xml:space="preserve"> + sent, (</w:t>
      </w:r>
      <w:r w:rsidRPr="006A444D">
        <w:rPr>
          <w:u w:val="single"/>
        </w:rPr>
        <w:t>size_t</w:t>
      </w:r>
      <w:r w:rsidRPr="006A444D">
        <w:t>)(</w:t>
      </w:r>
      <w:r w:rsidRPr="006A444D">
        <w:rPr>
          <w:i/>
          <w:iCs/>
        </w:rPr>
        <w:t>len</w:t>
      </w:r>
      <w:r w:rsidRPr="006A444D">
        <w:t xml:space="preserve"> - sent), MSG_NOSIGNAL);</w:t>
      </w:r>
    </w:p>
    <w:p w14:paraId="5F1D6618" w14:textId="77777777" w:rsidR="006A444D" w:rsidRPr="006A444D" w:rsidRDefault="006A444D" w:rsidP="006A444D">
      <w:pPr>
        <w:pStyle w:val="a6"/>
      </w:pPr>
      <w:r w:rsidRPr="006A444D">
        <w:lastRenderedPageBreak/>
        <w:t>        if (rc &lt;= 0)</w:t>
      </w:r>
    </w:p>
    <w:p w14:paraId="05E28309" w14:textId="77777777" w:rsidR="006A444D" w:rsidRPr="006A444D" w:rsidRDefault="006A444D" w:rsidP="006A444D">
      <w:pPr>
        <w:pStyle w:val="a6"/>
      </w:pPr>
      <w:r w:rsidRPr="006A444D">
        <w:t>            return sock_err("send");</w:t>
      </w:r>
    </w:p>
    <w:p w14:paraId="5DC99B5A" w14:textId="77777777" w:rsidR="006A444D" w:rsidRPr="006A444D" w:rsidRDefault="006A444D" w:rsidP="006A444D">
      <w:pPr>
        <w:pStyle w:val="a6"/>
      </w:pPr>
      <w:r w:rsidRPr="006A444D">
        <w:t>        sent += rc;</w:t>
      </w:r>
    </w:p>
    <w:p w14:paraId="1A59B68C" w14:textId="77777777" w:rsidR="006A444D" w:rsidRPr="006A444D" w:rsidRDefault="006A444D" w:rsidP="006A444D">
      <w:pPr>
        <w:pStyle w:val="a6"/>
      </w:pPr>
      <w:r w:rsidRPr="006A444D">
        <w:t>    }</w:t>
      </w:r>
    </w:p>
    <w:p w14:paraId="7EBCCD15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2C148F9F" w14:textId="77777777" w:rsidR="006A444D" w:rsidRPr="006A444D" w:rsidRDefault="006A444D" w:rsidP="006A444D">
      <w:pPr>
        <w:pStyle w:val="a6"/>
      </w:pPr>
      <w:r w:rsidRPr="006A444D">
        <w:t>}</w:t>
      </w:r>
    </w:p>
    <w:p w14:paraId="2BD69D4E" w14:textId="77777777" w:rsidR="006A444D" w:rsidRPr="006A444D" w:rsidRDefault="006A444D" w:rsidP="006A444D">
      <w:pPr>
        <w:pStyle w:val="a6"/>
      </w:pPr>
    </w:p>
    <w:p w14:paraId="635D8B4E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recv_some(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data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len</w:t>
      </w:r>
      <w:r w:rsidRPr="006A444D">
        <w:t>)</w:t>
      </w:r>
    </w:p>
    <w:p w14:paraId="16B6249A" w14:textId="77777777" w:rsidR="006A444D" w:rsidRPr="006A444D" w:rsidRDefault="006A444D" w:rsidP="006A444D">
      <w:pPr>
        <w:pStyle w:val="a6"/>
      </w:pPr>
      <w:r w:rsidRPr="006A444D">
        <w:t>{</w:t>
      </w:r>
    </w:p>
    <w:p w14:paraId="64A6E5A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rc = recv(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i/>
          <w:iCs/>
        </w:rPr>
        <w:t>data</w:t>
      </w:r>
      <w:r w:rsidRPr="006A444D">
        <w:t>, (</w:t>
      </w:r>
      <w:r w:rsidRPr="006A444D">
        <w:rPr>
          <w:u w:val="single"/>
        </w:rPr>
        <w:t>size_t</w:t>
      </w:r>
      <w:r w:rsidRPr="006A444D">
        <w:t>)</w:t>
      </w:r>
      <w:r w:rsidRPr="006A444D">
        <w:rPr>
          <w:i/>
          <w:iCs/>
        </w:rPr>
        <w:t>len</w:t>
      </w:r>
      <w:r w:rsidRPr="006A444D">
        <w:t>, 0);</w:t>
      </w:r>
    </w:p>
    <w:p w14:paraId="71C65E30" w14:textId="77777777" w:rsidR="006A444D" w:rsidRPr="006A444D" w:rsidRDefault="006A444D" w:rsidP="006A444D">
      <w:pPr>
        <w:pStyle w:val="a6"/>
      </w:pPr>
      <w:r w:rsidRPr="006A444D">
        <w:t>    if (rc &lt; 0)</w:t>
      </w:r>
    </w:p>
    <w:p w14:paraId="62183BB1" w14:textId="77777777" w:rsidR="006A444D" w:rsidRPr="006A444D" w:rsidRDefault="006A444D" w:rsidP="006A444D">
      <w:pPr>
        <w:pStyle w:val="a6"/>
      </w:pPr>
      <w:r w:rsidRPr="006A444D">
        <w:t>        return sock_err("recv");</w:t>
      </w:r>
    </w:p>
    <w:p w14:paraId="56B6D0A3" w14:textId="77777777" w:rsidR="006A444D" w:rsidRPr="006A444D" w:rsidRDefault="006A444D" w:rsidP="006A444D">
      <w:pPr>
        <w:pStyle w:val="a6"/>
      </w:pPr>
      <w:r w:rsidRPr="006A444D">
        <w:t>    return rc;</w:t>
      </w:r>
    </w:p>
    <w:p w14:paraId="3E6EE72A" w14:textId="77777777" w:rsidR="006A444D" w:rsidRPr="006A444D" w:rsidRDefault="006A444D" w:rsidP="006A444D">
      <w:pPr>
        <w:pStyle w:val="a6"/>
      </w:pPr>
      <w:r w:rsidRPr="006A444D">
        <w:t>}</w:t>
      </w:r>
    </w:p>
    <w:p w14:paraId="3FA709F4" w14:textId="77777777" w:rsidR="006A444D" w:rsidRPr="006A444D" w:rsidRDefault="006A444D" w:rsidP="006A444D">
      <w:pPr>
        <w:pStyle w:val="a6"/>
      </w:pPr>
    </w:p>
    <w:p w14:paraId="0635AB5D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buf_init(</w:t>
      </w:r>
      <w:r w:rsidRPr="006A444D">
        <w:rPr>
          <w:u w:val="single"/>
        </w:rPr>
        <w:t>Buffer</w:t>
      </w:r>
      <w:r w:rsidRPr="006A444D">
        <w:t xml:space="preserve">* </w:t>
      </w:r>
      <w:r w:rsidRPr="006A444D">
        <w:rPr>
          <w:i/>
          <w:iCs/>
        </w:rPr>
        <w:t>b</w:t>
      </w:r>
      <w:r w:rsidRPr="006A444D">
        <w:t>)</w:t>
      </w:r>
    </w:p>
    <w:p w14:paraId="53FBBA78" w14:textId="77777777" w:rsidR="006A444D" w:rsidRPr="006A444D" w:rsidRDefault="006A444D" w:rsidP="006A444D">
      <w:pPr>
        <w:pStyle w:val="a6"/>
      </w:pPr>
      <w:r w:rsidRPr="006A444D">
        <w:t>{</w:t>
      </w:r>
    </w:p>
    <w:p w14:paraId="7B2D637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-&gt;data = NULL;</w:t>
      </w:r>
    </w:p>
    <w:p w14:paraId="174D85D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-&gt;len = 0;</w:t>
      </w:r>
    </w:p>
    <w:p w14:paraId="1414C9E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-&gt;cap = 0;</w:t>
      </w:r>
    </w:p>
    <w:p w14:paraId="7C923DE4" w14:textId="77777777" w:rsidR="006A444D" w:rsidRPr="006A444D" w:rsidRDefault="006A444D" w:rsidP="006A444D">
      <w:pPr>
        <w:pStyle w:val="a6"/>
      </w:pPr>
      <w:r w:rsidRPr="006A444D">
        <w:t>}</w:t>
      </w:r>
    </w:p>
    <w:p w14:paraId="115D3CA8" w14:textId="77777777" w:rsidR="006A444D" w:rsidRPr="006A444D" w:rsidRDefault="006A444D" w:rsidP="006A444D">
      <w:pPr>
        <w:pStyle w:val="a6"/>
      </w:pPr>
    </w:p>
    <w:p w14:paraId="40ECB101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buf_free(</w:t>
      </w:r>
      <w:r w:rsidRPr="006A444D">
        <w:rPr>
          <w:u w:val="single"/>
        </w:rPr>
        <w:t>Buffer</w:t>
      </w:r>
      <w:r w:rsidRPr="006A444D">
        <w:t xml:space="preserve">* </w:t>
      </w:r>
      <w:r w:rsidRPr="006A444D">
        <w:rPr>
          <w:i/>
          <w:iCs/>
        </w:rPr>
        <w:t>b</w:t>
      </w:r>
      <w:r w:rsidRPr="006A444D">
        <w:t>)</w:t>
      </w:r>
    </w:p>
    <w:p w14:paraId="534F4123" w14:textId="77777777" w:rsidR="006A444D" w:rsidRPr="006A444D" w:rsidRDefault="006A444D" w:rsidP="006A444D">
      <w:pPr>
        <w:pStyle w:val="a6"/>
      </w:pPr>
      <w:r w:rsidRPr="006A444D">
        <w:t>{</w:t>
      </w:r>
    </w:p>
    <w:p w14:paraId="2282CA63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b</w:t>
      </w:r>
      <w:r w:rsidRPr="006A444D">
        <w:t>-&gt;data)</w:t>
      </w:r>
    </w:p>
    <w:p w14:paraId="0E9AF64F" w14:textId="77777777" w:rsidR="006A444D" w:rsidRPr="006A444D" w:rsidRDefault="006A444D" w:rsidP="006A444D">
      <w:pPr>
        <w:pStyle w:val="a6"/>
      </w:pPr>
      <w:r w:rsidRPr="006A444D">
        <w:t>        free(</w:t>
      </w:r>
      <w:r w:rsidRPr="006A444D">
        <w:rPr>
          <w:i/>
          <w:iCs/>
        </w:rPr>
        <w:t>b</w:t>
      </w:r>
      <w:r w:rsidRPr="006A444D">
        <w:t>-&gt;data);</w:t>
      </w:r>
    </w:p>
    <w:p w14:paraId="69E7ECF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-&gt;data = NULL;</w:t>
      </w:r>
    </w:p>
    <w:p w14:paraId="017ACFB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-&gt;len = 0;</w:t>
      </w:r>
    </w:p>
    <w:p w14:paraId="5F808A3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-&gt;cap = 0;</w:t>
      </w:r>
    </w:p>
    <w:p w14:paraId="6142F975" w14:textId="77777777" w:rsidR="006A444D" w:rsidRPr="006A444D" w:rsidRDefault="006A444D" w:rsidP="006A444D">
      <w:pPr>
        <w:pStyle w:val="a6"/>
      </w:pPr>
      <w:r w:rsidRPr="006A444D">
        <w:t>}</w:t>
      </w:r>
    </w:p>
    <w:p w14:paraId="6168D984" w14:textId="77777777" w:rsidR="006A444D" w:rsidRPr="006A444D" w:rsidRDefault="006A444D" w:rsidP="006A444D">
      <w:pPr>
        <w:pStyle w:val="a6"/>
      </w:pPr>
    </w:p>
    <w:p w14:paraId="0E6D78E5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buf_reserve(</w:t>
      </w:r>
      <w:r w:rsidRPr="006A444D">
        <w:rPr>
          <w:u w:val="single"/>
        </w:rPr>
        <w:t>Buffer</w:t>
      </w:r>
      <w:r w:rsidRPr="006A444D">
        <w:t xml:space="preserve">* </w:t>
      </w:r>
      <w:r w:rsidRPr="006A444D">
        <w:rPr>
          <w:i/>
          <w:iCs/>
        </w:rPr>
        <w:t>b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need</w:t>
      </w:r>
      <w:r w:rsidRPr="006A444D">
        <w:t>)</w:t>
      </w:r>
    </w:p>
    <w:p w14:paraId="18C397CD" w14:textId="77777777" w:rsidR="006A444D" w:rsidRPr="006A444D" w:rsidRDefault="006A444D" w:rsidP="006A444D">
      <w:pPr>
        <w:pStyle w:val="a6"/>
      </w:pPr>
      <w:r w:rsidRPr="006A444D">
        <w:t>{</w:t>
      </w:r>
    </w:p>
    <w:p w14:paraId="22A3463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new_cap;</w:t>
      </w:r>
    </w:p>
    <w:p w14:paraId="6CC8EB3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p;</w:t>
      </w:r>
    </w:p>
    <w:p w14:paraId="72F585C2" w14:textId="77777777" w:rsidR="006A444D" w:rsidRPr="006A444D" w:rsidRDefault="006A444D" w:rsidP="006A444D">
      <w:pPr>
        <w:pStyle w:val="a6"/>
      </w:pPr>
    </w:p>
    <w:p w14:paraId="50195465" w14:textId="77777777" w:rsidR="006A444D" w:rsidRPr="006A444D" w:rsidRDefault="006A444D" w:rsidP="006A444D">
      <w:pPr>
        <w:pStyle w:val="a6"/>
      </w:pPr>
      <w:r w:rsidRPr="006A444D">
        <w:lastRenderedPageBreak/>
        <w:t>    if (</w:t>
      </w:r>
      <w:r w:rsidRPr="006A444D">
        <w:rPr>
          <w:i/>
          <w:iCs/>
        </w:rPr>
        <w:t>need</w:t>
      </w:r>
      <w:r w:rsidRPr="006A444D">
        <w:t xml:space="preserve"> &lt;= </w:t>
      </w:r>
      <w:r w:rsidRPr="006A444D">
        <w:rPr>
          <w:i/>
          <w:iCs/>
        </w:rPr>
        <w:t>b</w:t>
      </w:r>
      <w:r w:rsidRPr="006A444D">
        <w:t>-&gt;cap)</w:t>
      </w:r>
    </w:p>
    <w:p w14:paraId="76C77656" w14:textId="77777777" w:rsidR="006A444D" w:rsidRPr="006A444D" w:rsidRDefault="006A444D" w:rsidP="006A444D">
      <w:pPr>
        <w:pStyle w:val="a6"/>
      </w:pPr>
      <w:r w:rsidRPr="006A444D">
        <w:t>        return 1;</w:t>
      </w:r>
    </w:p>
    <w:p w14:paraId="5D13C4AA" w14:textId="77777777" w:rsidR="006A444D" w:rsidRPr="006A444D" w:rsidRDefault="006A444D" w:rsidP="006A444D">
      <w:pPr>
        <w:pStyle w:val="a6"/>
      </w:pPr>
    </w:p>
    <w:p w14:paraId="5A6C9EAC" w14:textId="77777777" w:rsidR="006A444D" w:rsidRPr="006A444D" w:rsidRDefault="006A444D" w:rsidP="006A444D">
      <w:pPr>
        <w:pStyle w:val="a6"/>
      </w:pPr>
      <w:r w:rsidRPr="006A444D">
        <w:t>    new_cap = (</w:t>
      </w:r>
      <w:r w:rsidRPr="006A444D">
        <w:rPr>
          <w:i/>
          <w:iCs/>
        </w:rPr>
        <w:t>b</w:t>
      </w:r>
      <w:r w:rsidRPr="006A444D">
        <w:t xml:space="preserve">-&gt;cap &gt; 0) ? </w:t>
      </w:r>
      <w:r w:rsidRPr="006A444D">
        <w:rPr>
          <w:i/>
          <w:iCs/>
        </w:rPr>
        <w:t>b</w:t>
      </w:r>
      <w:r w:rsidRPr="006A444D">
        <w:t>-&gt;cap : 512;</w:t>
      </w:r>
    </w:p>
    <w:p w14:paraId="1410226D" w14:textId="77777777" w:rsidR="006A444D" w:rsidRPr="006A444D" w:rsidRDefault="006A444D" w:rsidP="006A444D">
      <w:pPr>
        <w:pStyle w:val="a6"/>
      </w:pPr>
      <w:r w:rsidRPr="006A444D">
        <w:t xml:space="preserve">    while (new_cap &lt; </w:t>
      </w:r>
      <w:r w:rsidRPr="006A444D">
        <w:rPr>
          <w:i/>
          <w:iCs/>
        </w:rPr>
        <w:t>need</w:t>
      </w:r>
      <w:r w:rsidRPr="006A444D">
        <w:t>)</w:t>
      </w:r>
    </w:p>
    <w:p w14:paraId="4A055F54" w14:textId="77777777" w:rsidR="006A444D" w:rsidRPr="006A444D" w:rsidRDefault="006A444D" w:rsidP="006A444D">
      <w:pPr>
        <w:pStyle w:val="a6"/>
      </w:pPr>
      <w:r w:rsidRPr="006A444D">
        <w:t>    {</w:t>
      </w:r>
    </w:p>
    <w:p w14:paraId="4B26E80A" w14:textId="77777777" w:rsidR="006A444D" w:rsidRPr="006A444D" w:rsidRDefault="006A444D" w:rsidP="006A444D">
      <w:pPr>
        <w:pStyle w:val="a6"/>
      </w:pPr>
      <w:r w:rsidRPr="006A444D">
        <w:t>        if (new_cap &gt; INT_MAX / 2)</w:t>
      </w:r>
    </w:p>
    <w:p w14:paraId="2EA0AF43" w14:textId="77777777" w:rsidR="006A444D" w:rsidRPr="006A444D" w:rsidRDefault="006A444D" w:rsidP="006A444D">
      <w:pPr>
        <w:pStyle w:val="a6"/>
      </w:pPr>
      <w:r w:rsidRPr="006A444D">
        <w:t>            return 0;</w:t>
      </w:r>
    </w:p>
    <w:p w14:paraId="657058D5" w14:textId="77777777" w:rsidR="006A444D" w:rsidRPr="006A444D" w:rsidRDefault="006A444D" w:rsidP="006A444D">
      <w:pPr>
        <w:pStyle w:val="a6"/>
      </w:pPr>
      <w:r w:rsidRPr="006A444D">
        <w:t>        new_cap *= 2;</w:t>
      </w:r>
    </w:p>
    <w:p w14:paraId="220CC5C3" w14:textId="77777777" w:rsidR="006A444D" w:rsidRPr="006A444D" w:rsidRDefault="006A444D" w:rsidP="006A444D">
      <w:pPr>
        <w:pStyle w:val="a6"/>
      </w:pPr>
      <w:r w:rsidRPr="006A444D">
        <w:t>    }</w:t>
      </w:r>
    </w:p>
    <w:p w14:paraId="5F0B9045" w14:textId="77777777" w:rsidR="006A444D" w:rsidRPr="006A444D" w:rsidRDefault="006A444D" w:rsidP="006A444D">
      <w:pPr>
        <w:pStyle w:val="a6"/>
      </w:pPr>
    </w:p>
    <w:p w14:paraId="59AA9D60" w14:textId="77777777" w:rsidR="006A444D" w:rsidRPr="006A444D" w:rsidRDefault="006A444D" w:rsidP="006A444D">
      <w:pPr>
        <w:pStyle w:val="a6"/>
      </w:pPr>
      <w:r w:rsidRPr="006A444D">
        <w:t>    p = (</w:t>
      </w:r>
      <w:r w:rsidRPr="006A444D">
        <w:rPr>
          <w:i/>
          <w:iCs/>
        </w:rPr>
        <w:t>char</w:t>
      </w:r>
      <w:r w:rsidRPr="006A444D">
        <w:t>*)realloc(</w:t>
      </w:r>
      <w:r w:rsidRPr="006A444D">
        <w:rPr>
          <w:i/>
          <w:iCs/>
        </w:rPr>
        <w:t>b</w:t>
      </w:r>
      <w:r w:rsidRPr="006A444D">
        <w:t>-&gt;data, (</w:t>
      </w:r>
      <w:r w:rsidRPr="006A444D">
        <w:rPr>
          <w:u w:val="single"/>
        </w:rPr>
        <w:t>size_t</w:t>
      </w:r>
      <w:r w:rsidRPr="006A444D">
        <w:t>)new_cap);</w:t>
      </w:r>
    </w:p>
    <w:p w14:paraId="016464D0" w14:textId="77777777" w:rsidR="006A444D" w:rsidRPr="006A444D" w:rsidRDefault="006A444D" w:rsidP="006A444D">
      <w:pPr>
        <w:pStyle w:val="a6"/>
      </w:pPr>
      <w:r w:rsidRPr="006A444D">
        <w:t>    if (!p)</w:t>
      </w:r>
    </w:p>
    <w:p w14:paraId="037C397C" w14:textId="77777777" w:rsidR="006A444D" w:rsidRPr="006A444D" w:rsidRDefault="006A444D" w:rsidP="006A444D">
      <w:pPr>
        <w:pStyle w:val="a6"/>
      </w:pPr>
      <w:r w:rsidRPr="006A444D">
        <w:t>        return 0;</w:t>
      </w:r>
    </w:p>
    <w:p w14:paraId="4FB60D2F" w14:textId="77777777" w:rsidR="006A444D" w:rsidRPr="006A444D" w:rsidRDefault="006A444D" w:rsidP="006A444D">
      <w:pPr>
        <w:pStyle w:val="a6"/>
      </w:pPr>
    </w:p>
    <w:p w14:paraId="16249FD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-&gt;data = p;</w:t>
      </w:r>
    </w:p>
    <w:p w14:paraId="16140A6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>-&gt;cap = new_cap;</w:t>
      </w:r>
    </w:p>
    <w:p w14:paraId="19E05728" w14:textId="77777777" w:rsidR="006A444D" w:rsidRPr="006A444D" w:rsidRDefault="006A444D" w:rsidP="006A444D">
      <w:pPr>
        <w:pStyle w:val="a6"/>
      </w:pPr>
      <w:r w:rsidRPr="006A444D">
        <w:t>    return 1;</w:t>
      </w:r>
    </w:p>
    <w:p w14:paraId="4E7C5A6B" w14:textId="77777777" w:rsidR="006A444D" w:rsidRPr="006A444D" w:rsidRDefault="006A444D" w:rsidP="006A444D">
      <w:pPr>
        <w:pStyle w:val="a6"/>
      </w:pPr>
      <w:r w:rsidRPr="006A444D">
        <w:t>}</w:t>
      </w:r>
    </w:p>
    <w:p w14:paraId="13A5A041" w14:textId="77777777" w:rsidR="006A444D" w:rsidRPr="006A444D" w:rsidRDefault="006A444D" w:rsidP="006A444D">
      <w:pPr>
        <w:pStyle w:val="a6"/>
      </w:pPr>
    </w:p>
    <w:p w14:paraId="540187DF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buf_append(</w:t>
      </w:r>
      <w:r w:rsidRPr="006A444D">
        <w:rPr>
          <w:u w:val="single"/>
        </w:rPr>
        <w:t>Buffer</w:t>
      </w:r>
      <w:r w:rsidRPr="006A444D">
        <w:t xml:space="preserve">* </w:t>
      </w:r>
      <w:r w:rsidRPr="006A444D">
        <w:rPr>
          <w:i/>
          <w:iCs/>
        </w:rPr>
        <w:t>b</w:t>
      </w:r>
      <w:r w:rsidRPr="006A444D">
        <w:t xml:space="preserve">, 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data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len</w:t>
      </w:r>
      <w:r w:rsidRPr="006A444D">
        <w:t>)</w:t>
      </w:r>
    </w:p>
    <w:p w14:paraId="59C660EF" w14:textId="77777777" w:rsidR="006A444D" w:rsidRPr="006A444D" w:rsidRDefault="006A444D" w:rsidP="006A444D">
      <w:pPr>
        <w:pStyle w:val="a6"/>
      </w:pPr>
      <w:r w:rsidRPr="006A444D">
        <w:t>{</w:t>
      </w:r>
    </w:p>
    <w:p w14:paraId="2A819262" w14:textId="77777777" w:rsidR="006A444D" w:rsidRPr="006A444D" w:rsidRDefault="006A444D" w:rsidP="006A444D">
      <w:pPr>
        <w:pStyle w:val="a6"/>
      </w:pPr>
      <w:r w:rsidRPr="006A444D">
        <w:t>    if (!buf_reserve(</w:t>
      </w:r>
      <w:r w:rsidRPr="006A444D">
        <w:rPr>
          <w:i/>
          <w:iCs/>
        </w:rPr>
        <w:t>b</w:t>
      </w:r>
      <w:r w:rsidRPr="006A444D">
        <w:t xml:space="preserve">, </w:t>
      </w:r>
      <w:r w:rsidRPr="006A444D">
        <w:rPr>
          <w:i/>
          <w:iCs/>
        </w:rPr>
        <w:t>b</w:t>
      </w:r>
      <w:r w:rsidRPr="006A444D">
        <w:t xml:space="preserve">-&gt;len + </w:t>
      </w:r>
      <w:r w:rsidRPr="006A444D">
        <w:rPr>
          <w:i/>
          <w:iCs/>
        </w:rPr>
        <w:t>len</w:t>
      </w:r>
      <w:r w:rsidRPr="006A444D">
        <w:t>))</w:t>
      </w:r>
    </w:p>
    <w:p w14:paraId="47D9801C" w14:textId="77777777" w:rsidR="006A444D" w:rsidRPr="006A444D" w:rsidRDefault="006A444D" w:rsidP="006A444D">
      <w:pPr>
        <w:pStyle w:val="a6"/>
      </w:pPr>
      <w:r w:rsidRPr="006A444D">
        <w:t>        return 0;</w:t>
      </w:r>
    </w:p>
    <w:p w14:paraId="7E148916" w14:textId="77777777" w:rsidR="006A444D" w:rsidRPr="006A444D" w:rsidRDefault="006A444D" w:rsidP="006A444D">
      <w:pPr>
        <w:pStyle w:val="a6"/>
      </w:pPr>
      <w:r w:rsidRPr="006A444D">
        <w:t>    memcpy(</w:t>
      </w:r>
      <w:r w:rsidRPr="006A444D">
        <w:rPr>
          <w:i/>
          <w:iCs/>
        </w:rPr>
        <w:t>b</w:t>
      </w:r>
      <w:r w:rsidRPr="006A444D">
        <w:t xml:space="preserve">-&gt;data + </w:t>
      </w:r>
      <w:r w:rsidRPr="006A444D">
        <w:rPr>
          <w:i/>
          <w:iCs/>
        </w:rPr>
        <w:t>b</w:t>
      </w:r>
      <w:r w:rsidRPr="006A444D">
        <w:t xml:space="preserve">-&gt;len, </w:t>
      </w:r>
      <w:r w:rsidRPr="006A444D">
        <w:rPr>
          <w:i/>
          <w:iCs/>
        </w:rPr>
        <w:t>data</w:t>
      </w:r>
      <w:r w:rsidRPr="006A444D">
        <w:t>, (</w:t>
      </w:r>
      <w:r w:rsidRPr="006A444D">
        <w:rPr>
          <w:u w:val="single"/>
        </w:rPr>
        <w:t>size_t</w:t>
      </w:r>
      <w:r w:rsidRPr="006A444D">
        <w:t>)</w:t>
      </w:r>
      <w:r w:rsidRPr="006A444D">
        <w:rPr>
          <w:i/>
          <w:iCs/>
        </w:rPr>
        <w:t>len</w:t>
      </w:r>
      <w:r w:rsidRPr="006A444D">
        <w:t>);</w:t>
      </w:r>
    </w:p>
    <w:p w14:paraId="74DC05C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 xml:space="preserve">-&gt;len += </w:t>
      </w:r>
      <w:r w:rsidRPr="006A444D">
        <w:rPr>
          <w:i/>
          <w:iCs/>
        </w:rPr>
        <w:t>len</w:t>
      </w:r>
      <w:r w:rsidRPr="006A444D">
        <w:t>;</w:t>
      </w:r>
    </w:p>
    <w:p w14:paraId="37D79092" w14:textId="77777777" w:rsidR="006A444D" w:rsidRPr="006A444D" w:rsidRDefault="006A444D" w:rsidP="006A444D">
      <w:pPr>
        <w:pStyle w:val="a6"/>
      </w:pPr>
      <w:r w:rsidRPr="006A444D">
        <w:t>    return 1;</w:t>
      </w:r>
    </w:p>
    <w:p w14:paraId="63D1F7B2" w14:textId="77777777" w:rsidR="006A444D" w:rsidRPr="006A444D" w:rsidRDefault="006A444D" w:rsidP="006A444D">
      <w:pPr>
        <w:pStyle w:val="a6"/>
      </w:pPr>
      <w:r w:rsidRPr="006A444D">
        <w:t>}</w:t>
      </w:r>
    </w:p>
    <w:p w14:paraId="09184C85" w14:textId="77777777" w:rsidR="006A444D" w:rsidRPr="006A444D" w:rsidRDefault="006A444D" w:rsidP="006A444D">
      <w:pPr>
        <w:pStyle w:val="a6"/>
      </w:pPr>
    </w:p>
    <w:p w14:paraId="043C5087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buf_consume(</w:t>
      </w:r>
      <w:r w:rsidRPr="006A444D">
        <w:rPr>
          <w:u w:val="single"/>
        </w:rPr>
        <w:t>Buffer</w:t>
      </w:r>
      <w:r w:rsidRPr="006A444D">
        <w:t xml:space="preserve">* </w:t>
      </w:r>
      <w:r w:rsidRPr="006A444D">
        <w:rPr>
          <w:i/>
          <w:iCs/>
        </w:rPr>
        <w:t>b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n</w:t>
      </w:r>
      <w:r w:rsidRPr="006A444D">
        <w:t>)</w:t>
      </w:r>
    </w:p>
    <w:p w14:paraId="18EA0617" w14:textId="77777777" w:rsidR="006A444D" w:rsidRPr="006A444D" w:rsidRDefault="006A444D" w:rsidP="006A444D">
      <w:pPr>
        <w:pStyle w:val="a6"/>
      </w:pPr>
      <w:r w:rsidRPr="006A444D">
        <w:t>{</w:t>
      </w:r>
    </w:p>
    <w:p w14:paraId="64F858ED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n</w:t>
      </w:r>
      <w:r w:rsidRPr="006A444D">
        <w:t xml:space="preserve"> &lt;= 0)</w:t>
      </w:r>
    </w:p>
    <w:p w14:paraId="26785B42" w14:textId="77777777" w:rsidR="006A444D" w:rsidRPr="006A444D" w:rsidRDefault="006A444D" w:rsidP="006A444D">
      <w:pPr>
        <w:pStyle w:val="a6"/>
      </w:pPr>
      <w:r w:rsidRPr="006A444D">
        <w:t>        return;</w:t>
      </w:r>
    </w:p>
    <w:p w14:paraId="7251C0AD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n</w:t>
      </w:r>
      <w:r w:rsidRPr="006A444D">
        <w:t xml:space="preserve"> &gt;= </w:t>
      </w:r>
      <w:r w:rsidRPr="006A444D">
        <w:rPr>
          <w:i/>
          <w:iCs/>
        </w:rPr>
        <w:t>b</w:t>
      </w:r>
      <w:r w:rsidRPr="006A444D">
        <w:t>-&gt;len)</w:t>
      </w:r>
    </w:p>
    <w:p w14:paraId="4559948C" w14:textId="77777777" w:rsidR="006A444D" w:rsidRPr="006A444D" w:rsidRDefault="006A444D" w:rsidP="006A444D">
      <w:pPr>
        <w:pStyle w:val="a6"/>
      </w:pPr>
      <w:r w:rsidRPr="006A444D">
        <w:t>    {</w:t>
      </w:r>
    </w:p>
    <w:p w14:paraId="18A4A7B0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b</w:t>
      </w:r>
      <w:r w:rsidRPr="006A444D">
        <w:t>-&gt;len = 0;</w:t>
      </w:r>
    </w:p>
    <w:p w14:paraId="7FC1C2D5" w14:textId="77777777" w:rsidR="006A444D" w:rsidRPr="006A444D" w:rsidRDefault="006A444D" w:rsidP="006A444D">
      <w:pPr>
        <w:pStyle w:val="a6"/>
      </w:pPr>
      <w:r w:rsidRPr="006A444D">
        <w:lastRenderedPageBreak/>
        <w:t>        return;</w:t>
      </w:r>
    </w:p>
    <w:p w14:paraId="475C528D" w14:textId="77777777" w:rsidR="006A444D" w:rsidRPr="006A444D" w:rsidRDefault="006A444D" w:rsidP="006A444D">
      <w:pPr>
        <w:pStyle w:val="a6"/>
      </w:pPr>
      <w:r w:rsidRPr="006A444D">
        <w:t>    }</w:t>
      </w:r>
    </w:p>
    <w:p w14:paraId="3BD7B7BA" w14:textId="77777777" w:rsidR="006A444D" w:rsidRPr="006A444D" w:rsidRDefault="006A444D" w:rsidP="006A444D">
      <w:pPr>
        <w:pStyle w:val="a6"/>
      </w:pPr>
      <w:r w:rsidRPr="006A444D">
        <w:t>    memmove(</w:t>
      </w:r>
      <w:r w:rsidRPr="006A444D">
        <w:rPr>
          <w:i/>
          <w:iCs/>
        </w:rPr>
        <w:t>b</w:t>
      </w:r>
      <w:r w:rsidRPr="006A444D">
        <w:t xml:space="preserve">-&gt;data, </w:t>
      </w:r>
      <w:r w:rsidRPr="006A444D">
        <w:rPr>
          <w:i/>
          <w:iCs/>
        </w:rPr>
        <w:t>b</w:t>
      </w:r>
      <w:r w:rsidRPr="006A444D">
        <w:t xml:space="preserve">-&gt;data + </w:t>
      </w:r>
      <w:r w:rsidRPr="006A444D">
        <w:rPr>
          <w:i/>
          <w:iCs/>
        </w:rPr>
        <w:t>n</w:t>
      </w:r>
      <w:r w:rsidRPr="006A444D">
        <w:t>, (</w:t>
      </w:r>
      <w:r w:rsidRPr="006A444D">
        <w:rPr>
          <w:u w:val="single"/>
        </w:rPr>
        <w:t>size_t</w:t>
      </w:r>
      <w:r w:rsidRPr="006A444D">
        <w:t>)(</w:t>
      </w:r>
      <w:r w:rsidRPr="006A444D">
        <w:rPr>
          <w:i/>
          <w:iCs/>
        </w:rPr>
        <w:t>b</w:t>
      </w:r>
      <w:r w:rsidRPr="006A444D">
        <w:t xml:space="preserve">-&gt;len - </w:t>
      </w:r>
      <w:r w:rsidRPr="006A444D">
        <w:rPr>
          <w:i/>
          <w:iCs/>
        </w:rPr>
        <w:t>n</w:t>
      </w:r>
      <w:r w:rsidRPr="006A444D">
        <w:t>));</w:t>
      </w:r>
    </w:p>
    <w:p w14:paraId="5DB01F8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b</w:t>
      </w:r>
      <w:r w:rsidRPr="006A444D">
        <w:t xml:space="preserve">-&gt;len -= </w:t>
      </w:r>
      <w:r w:rsidRPr="006A444D">
        <w:rPr>
          <w:i/>
          <w:iCs/>
        </w:rPr>
        <w:t>n</w:t>
      </w:r>
      <w:r w:rsidRPr="006A444D">
        <w:t>;</w:t>
      </w:r>
    </w:p>
    <w:p w14:paraId="48B575E6" w14:textId="77777777" w:rsidR="006A444D" w:rsidRPr="006A444D" w:rsidRDefault="006A444D" w:rsidP="006A444D">
      <w:pPr>
        <w:pStyle w:val="a6"/>
      </w:pPr>
      <w:r w:rsidRPr="006A444D">
        <w:t>}</w:t>
      </w:r>
    </w:p>
    <w:p w14:paraId="7478D0D1" w14:textId="77777777" w:rsidR="006A444D" w:rsidRPr="006A444D" w:rsidRDefault="006A444D" w:rsidP="006A444D">
      <w:pPr>
        <w:pStyle w:val="a6"/>
      </w:pPr>
    </w:p>
    <w:p w14:paraId="59EFE114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u16</w:t>
      </w:r>
      <w:r w:rsidRPr="006A444D">
        <w:t xml:space="preserve"> read_u16_be(const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>)</w:t>
      </w:r>
    </w:p>
    <w:p w14:paraId="629A9F8B" w14:textId="77777777" w:rsidR="006A444D" w:rsidRPr="006A444D" w:rsidRDefault="006A444D" w:rsidP="006A444D">
      <w:pPr>
        <w:pStyle w:val="a6"/>
      </w:pPr>
      <w:r w:rsidRPr="006A444D">
        <w:t>{</w:t>
      </w:r>
    </w:p>
    <w:p w14:paraId="60E78B2F" w14:textId="77777777" w:rsidR="006A444D" w:rsidRPr="006A444D" w:rsidRDefault="006A444D" w:rsidP="006A444D">
      <w:pPr>
        <w:pStyle w:val="a6"/>
      </w:pPr>
      <w:r w:rsidRPr="006A444D">
        <w:t>    return (</w:t>
      </w:r>
      <w:r w:rsidRPr="006A444D">
        <w:rPr>
          <w:u w:val="single"/>
        </w:rPr>
        <w:t>u16</w:t>
      </w:r>
      <w:r w:rsidRPr="006A444D">
        <w:t>)(((</w:t>
      </w:r>
      <w:r w:rsidRPr="006A444D">
        <w:rPr>
          <w:u w:val="single"/>
        </w:rPr>
        <w:t>u16</w:t>
      </w:r>
      <w:r w:rsidRPr="006A444D">
        <w:t>)</w:t>
      </w:r>
      <w:r w:rsidRPr="006A444D">
        <w:rPr>
          <w:i/>
          <w:iCs/>
        </w:rPr>
        <w:t>p</w:t>
      </w:r>
      <w:r w:rsidRPr="006A444D">
        <w:t>[0] &lt;&lt; 8) | (</w:t>
      </w:r>
      <w:r w:rsidRPr="006A444D">
        <w:rPr>
          <w:u w:val="single"/>
        </w:rPr>
        <w:t>u16</w:t>
      </w:r>
      <w:r w:rsidRPr="006A444D">
        <w:t>)</w:t>
      </w:r>
      <w:r w:rsidRPr="006A444D">
        <w:rPr>
          <w:i/>
          <w:iCs/>
        </w:rPr>
        <w:t>p</w:t>
      </w:r>
      <w:r w:rsidRPr="006A444D">
        <w:t>[1]);</w:t>
      </w:r>
    </w:p>
    <w:p w14:paraId="2DD3754C" w14:textId="77777777" w:rsidR="006A444D" w:rsidRPr="006A444D" w:rsidRDefault="006A444D" w:rsidP="006A444D">
      <w:pPr>
        <w:pStyle w:val="a6"/>
      </w:pPr>
      <w:r w:rsidRPr="006A444D">
        <w:t>}</w:t>
      </w:r>
    </w:p>
    <w:p w14:paraId="2447BBAE" w14:textId="77777777" w:rsidR="006A444D" w:rsidRPr="006A444D" w:rsidRDefault="006A444D" w:rsidP="006A444D">
      <w:pPr>
        <w:pStyle w:val="a6"/>
      </w:pPr>
    </w:p>
    <w:p w14:paraId="6EF7B83B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u32</w:t>
      </w:r>
      <w:r w:rsidRPr="006A444D">
        <w:t xml:space="preserve"> read_u32_be(const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>)</w:t>
      </w:r>
    </w:p>
    <w:p w14:paraId="3063AE37" w14:textId="77777777" w:rsidR="006A444D" w:rsidRPr="006A444D" w:rsidRDefault="006A444D" w:rsidP="006A444D">
      <w:pPr>
        <w:pStyle w:val="a6"/>
      </w:pPr>
      <w:r w:rsidRPr="006A444D">
        <w:t>{</w:t>
      </w:r>
    </w:p>
    <w:p w14:paraId="7B1F3457" w14:textId="77777777" w:rsidR="006A444D" w:rsidRPr="006A444D" w:rsidRDefault="006A444D" w:rsidP="006A444D">
      <w:pPr>
        <w:pStyle w:val="a6"/>
      </w:pPr>
      <w:r w:rsidRPr="006A444D">
        <w:t>    return 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[0] &lt;&lt; 24) |</w:t>
      </w:r>
    </w:p>
    <w:p w14:paraId="7727EEEE" w14:textId="77777777" w:rsidR="006A444D" w:rsidRPr="006A444D" w:rsidRDefault="006A444D" w:rsidP="006A444D">
      <w:pPr>
        <w:pStyle w:val="a6"/>
      </w:pPr>
      <w:r w:rsidRPr="006A444D">
        <w:t>           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[1] &lt;&lt; 16) |</w:t>
      </w:r>
    </w:p>
    <w:p w14:paraId="52060E15" w14:textId="77777777" w:rsidR="006A444D" w:rsidRPr="006A444D" w:rsidRDefault="006A444D" w:rsidP="006A444D">
      <w:pPr>
        <w:pStyle w:val="a6"/>
      </w:pPr>
      <w:r w:rsidRPr="006A444D">
        <w:t>           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[2] &lt;&lt; 8) |</w:t>
      </w:r>
    </w:p>
    <w:p w14:paraId="4D570B94" w14:textId="77777777" w:rsidR="006A444D" w:rsidRPr="006A444D" w:rsidRDefault="006A444D" w:rsidP="006A444D">
      <w:pPr>
        <w:pStyle w:val="a6"/>
      </w:pPr>
      <w:r w:rsidRPr="006A444D">
        <w:t>           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[3];</w:t>
      </w:r>
    </w:p>
    <w:p w14:paraId="1F63FF57" w14:textId="77777777" w:rsidR="006A444D" w:rsidRPr="006A444D" w:rsidRDefault="006A444D" w:rsidP="006A444D">
      <w:pPr>
        <w:pStyle w:val="a6"/>
      </w:pPr>
      <w:r w:rsidRPr="006A444D">
        <w:t>}</w:t>
      </w:r>
    </w:p>
    <w:p w14:paraId="5A476686" w14:textId="77777777" w:rsidR="006A444D" w:rsidRPr="006A444D" w:rsidRDefault="006A444D" w:rsidP="006A444D">
      <w:pPr>
        <w:pStyle w:val="a6"/>
      </w:pPr>
    </w:p>
    <w:p w14:paraId="00350C2F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write_u16_be(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u16</w:t>
      </w:r>
      <w:r w:rsidRPr="006A444D">
        <w:t xml:space="preserve"> </w:t>
      </w:r>
      <w:r w:rsidRPr="006A444D">
        <w:rPr>
          <w:i/>
          <w:iCs/>
        </w:rPr>
        <w:t>v</w:t>
      </w:r>
      <w:r w:rsidRPr="006A444D">
        <w:t>)</w:t>
      </w:r>
    </w:p>
    <w:p w14:paraId="0E2110F6" w14:textId="77777777" w:rsidR="006A444D" w:rsidRPr="006A444D" w:rsidRDefault="006A444D" w:rsidP="006A444D">
      <w:pPr>
        <w:pStyle w:val="a6"/>
      </w:pPr>
      <w:r w:rsidRPr="006A444D">
        <w:t>{</w:t>
      </w:r>
    </w:p>
    <w:p w14:paraId="2594757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[0]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8) &amp; 0xFF);</w:t>
      </w:r>
    </w:p>
    <w:p w14:paraId="4B6A9AF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[1] = (</w:t>
      </w:r>
      <w:r w:rsidRPr="006A444D">
        <w:rPr>
          <w:i/>
          <w:iCs/>
        </w:rPr>
        <w:t>char</w:t>
      </w:r>
      <w:r w:rsidRPr="006A444D">
        <w:t>)(</w:t>
      </w:r>
      <w:r w:rsidRPr="006A444D">
        <w:rPr>
          <w:i/>
          <w:iCs/>
        </w:rPr>
        <w:t>v</w:t>
      </w:r>
      <w:r w:rsidRPr="006A444D">
        <w:t xml:space="preserve"> &amp; 0xFF);</w:t>
      </w:r>
    </w:p>
    <w:p w14:paraId="53C6FD9F" w14:textId="77777777" w:rsidR="006A444D" w:rsidRPr="006A444D" w:rsidRDefault="006A444D" w:rsidP="006A444D">
      <w:pPr>
        <w:pStyle w:val="a6"/>
      </w:pPr>
      <w:r w:rsidRPr="006A444D">
        <w:t>}</w:t>
      </w:r>
    </w:p>
    <w:p w14:paraId="13FC9016" w14:textId="77777777" w:rsidR="006A444D" w:rsidRPr="006A444D" w:rsidRDefault="006A444D" w:rsidP="006A444D">
      <w:pPr>
        <w:pStyle w:val="a6"/>
      </w:pPr>
    </w:p>
    <w:p w14:paraId="5B304EDE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write_u32_be(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u32</w:t>
      </w:r>
      <w:r w:rsidRPr="006A444D">
        <w:t xml:space="preserve"> </w:t>
      </w:r>
      <w:r w:rsidRPr="006A444D">
        <w:rPr>
          <w:i/>
          <w:iCs/>
        </w:rPr>
        <w:t>v</w:t>
      </w:r>
      <w:r w:rsidRPr="006A444D">
        <w:t>)</w:t>
      </w:r>
    </w:p>
    <w:p w14:paraId="674E814C" w14:textId="77777777" w:rsidR="006A444D" w:rsidRPr="006A444D" w:rsidRDefault="006A444D" w:rsidP="006A444D">
      <w:pPr>
        <w:pStyle w:val="a6"/>
      </w:pPr>
      <w:r w:rsidRPr="006A444D">
        <w:t>{</w:t>
      </w:r>
    </w:p>
    <w:p w14:paraId="49C33AF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[0]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24) &amp; 0xFF);</w:t>
      </w:r>
    </w:p>
    <w:p w14:paraId="61BA075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[1]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16) &amp; 0xFF);</w:t>
      </w:r>
    </w:p>
    <w:p w14:paraId="38B7BCB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[2]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8) &amp; 0xFF);</w:t>
      </w:r>
    </w:p>
    <w:p w14:paraId="7BCF8FD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[3] = (</w:t>
      </w:r>
      <w:r w:rsidRPr="006A444D">
        <w:rPr>
          <w:i/>
          <w:iCs/>
        </w:rPr>
        <w:t>char</w:t>
      </w:r>
      <w:r w:rsidRPr="006A444D">
        <w:t>)(</w:t>
      </w:r>
      <w:r w:rsidRPr="006A444D">
        <w:rPr>
          <w:i/>
          <w:iCs/>
        </w:rPr>
        <w:t>v</w:t>
      </w:r>
      <w:r w:rsidRPr="006A444D">
        <w:t xml:space="preserve"> &amp; 0xFF);</w:t>
      </w:r>
    </w:p>
    <w:p w14:paraId="64CE49BA" w14:textId="77777777" w:rsidR="006A444D" w:rsidRPr="006A444D" w:rsidRDefault="006A444D" w:rsidP="006A444D">
      <w:pPr>
        <w:pStyle w:val="a6"/>
      </w:pPr>
      <w:r w:rsidRPr="006A444D">
        <w:t>}</w:t>
      </w:r>
    </w:p>
    <w:p w14:paraId="58EF52F0" w14:textId="77777777" w:rsidR="006A444D" w:rsidRPr="006A444D" w:rsidRDefault="006A444D" w:rsidP="006A444D">
      <w:pPr>
        <w:pStyle w:val="a6"/>
      </w:pPr>
    </w:p>
    <w:p w14:paraId="704DB061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shift_msg(</w:t>
      </w:r>
      <w:r w:rsidRPr="006A444D">
        <w:rPr>
          <w:u w:val="single"/>
        </w:rPr>
        <w:t>Buffer</w:t>
      </w:r>
      <w:r w:rsidRPr="006A444D">
        <w:t xml:space="preserve">* </w:t>
      </w:r>
      <w:r w:rsidRPr="006A444D">
        <w:rPr>
          <w:i/>
          <w:iCs/>
        </w:rPr>
        <w:t>buf</w:t>
      </w:r>
      <w:r w:rsidRPr="006A444D">
        <w:t xml:space="preserve">, </w:t>
      </w:r>
      <w:r w:rsidRPr="006A444D">
        <w:rPr>
          <w:u w:val="single"/>
        </w:rPr>
        <w:t>u32</w:t>
      </w:r>
      <w:r w:rsidRPr="006A444D">
        <w:t xml:space="preserve">* </w:t>
      </w:r>
      <w:r w:rsidRPr="006A444D">
        <w:rPr>
          <w:i/>
          <w:iCs/>
        </w:rPr>
        <w:t>out_idx</w:t>
      </w:r>
      <w:r w:rsidRPr="006A444D">
        <w:t xml:space="preserve">,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out_msg</w:t>
      </w:r>
      <w:r w:rsidRPr="006A444D">
        <w:t>)</w:t>
      </w:r>
    </w:p>
    <w:p w14:paraId="6F74685B" w14:textId="77777777" w:rsidR="006A444D" w:rsidRPr="006A444D" w:rsidRDefault="006A444D" w:rsidP="006A444D">
      <w:pPr>
        <w:pStyle w:val="a6"/>
      </w:pPr>
      <w:r w:rsidRPr="006A444D">
        <w:t>{</w:t>
      </w:r>
    </w:p>
    <w:p w14:paraId="5FD4534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msg_len;</w:t>
      </w:r>
    </w:p>
    <w:p w14:paraId="6F8BE478" w14:textId="77777777" w:rsidR="006A444D" w:rsidRPr="006A444D" w:rsidRDefault="006A444D" w:rsidP="006A444D">
      <w:pPr>
        <w:pStyle w:val="a6"/>
      </w:pPr>
      <w:r w:rsidRPr="006A444D">
        <w:lastRenderedPageBreak/>
        <w:t xml:space="preserve">    </w:t>
      </w:r>
      <w:r w:rsidRPr="006A444D">
        <w:rPr>
          <w:u w:val="single"/>
        </w:rPr>
        <w:t>u32</w:t>
      </w:r>
      <w:r w:rsidRPr="006A444D">
        <w:t xml:space="preserve"> bbb_bits;</w:t>
      </w:r>
    </w:p>
    <w:p w14:paraId="64C8BE5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total_len;</w:t>
      </w:r>
    </w:p>
    <w:p w14:paraId="043AD51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text;</w:t>
      </w:r>
    </w:p>
    <w:p w14:paraId="600CAF43" w14:textId="77777777" w:rsidR="006A444D" w:rsidRPr="006A444D" w:rsidRDefault="006A444D" w:rsidP="006A444D">
      <w:pPr>
        <w:pStyle w:val="a6"/>
      </w:pPr>
    </w:p>
    <w:p w14:paraId="61AC7F1F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buf</w:t>
      </w:r>
      <w:r w:rsidRPr="006A444D">
        <w:t>-&gt;len &lt; 17)</w:t>
      </w:r>
    </w:p>
    <w:p w14:paraId="3195A3AD" w14:textId="77777777" w:rsidR="006A444D" w:rsidRPr="006A444D" w:rsidRDefault="006A444D" w:rsidP="006A444D">
      <w:pPr>
        <w:pStyle w:val="a6"/>
      </w:pPr>
      <w:r w:rsidRPr="006A444D">
        <w:t>        return 0;</w:t>
      </w:r>
    </w:p>
    <w:p w14:paraId="54B4EE66" w14:textId="77777777" w:rsidR="006A444D" w:rsidRPr="006A444D" w:rsidRDefault="006A444D" w:rsidP="006A444D">
      <w:pPr>
        <w:pStyle w:val="a6"/>
      </w:pPr>
    </w:p>
    <w:p w14:paraId="3C2AB4FE" w14:textId="77777777" w:rsidR="006A444D" w:rsidRPr="006A444D" w:rsidRDefault="006A444D" w:rsidP="006A444D">
      <w:pPr>
        <w:pStyle w:val="a6"/>
      </w:pPr>
      <w:r w:rsidRPr="006A444D">
        <w:t xml:space="preserve">    msg_len = read_u32_be((const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*)(</w:t>
      </w:r>
      <w:r w:rsidRPr="006A444D">
        <w:rPr>
          <w:i/>
          <w:iCs/>
        </w:rPr>
        <w:t>buf</w:t>
      </w:r>
      <w:r w:rsidRPr="006A444D">
        <w:t>-&gt;data + 13));</w:t>
      </w:r>
    </w:p>
    <w:p w14:paraId="4D6E4A5E" w14:textId="77777777" w:rsidR="006A444D" w:rsidRPr="006A444D" w:rsidRDefault="006A444D" w:rsidP="006A444D">
      <w:pPr>
        <w:pStyle w:val="a6"/>
      </w:pPr>
      <w:r w:rsidRPr="006A444D">
        <w:t>    if (msg_len &gt; (</w:t>
      </w:r>
      <w:r w:rsidRPr="006A444D">
        <w:rPr>
          <w:u w:val="single"/>
        </w:rPr>
        <w:t>u32</w:t>
      </w:r>
      <w:r w:rsidRPr="006A444D">
        <w:t>)(INT_MAX - 17))</w:t>
      </w:r>
    </w:p>
    <w:p w14:paraId="1B27C6AD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5FFD9C1C" w14:textId="77777777" w:rsidR="006A444D" w:rsidRPr="006A444D" w:rsidRDefault="006A444D" w:rsidP="006A444D">
      <w:pPr>
        <w:pStyle w:val="a6"/>
      </w:pPr>
    </w:p>
    <w:p w14:paraId="1F5AC008" w14:textId="77777777" w:rsidR="006A444D" w:rsidRPr="006A444D" w:rsidRDefault="006A444D" w:rsidP="006A444D">
      <w:pPr>
        <w:pStyle w:val="a6"/>
      </w:pPr>
      <w:r w:rsidRPr="006A444D">
        <w:t>    total_len = 17 + (</w:t>
      </w:r>
      <w:r w:rsidRPr="006A444D">
        <w:rPr>
          <w:i/>
          <w:iCs/>
        </w:rPr>
        <w:t>int</w:t>
      </w:r>
      <w:r w:rsidRPr="006A444D">
        <w:t>)msg_len;</w:t>
      </w:r>
    </w:p>
    <w:p w14:paraId="7785AEEC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buf</w:t>
      </w:r>
      <w:r w:rsidRPr="006A444D">
        <w:t>-&gt;len &lt; total_len)</w:t>
      </w:r>
    </w:p>
    <w:p w14:paraId="5E948087" w14:textId="77777777" w:rsidR="006A444D" w:rsidRPr="006A444D" w:rsidRDefault="006A444D" w:rsidP="006A444D">
      <w:pPr>
        <w:pStyle w:val="a6"/>
      </w:pPr>
      <w:r w:rsidRPr="006A444D">
        <w:t>        return 0;</w:t>
      </w:r>
    </w:p>
    <w:p w14:paraId="0213B15C" w14:textId="77777777" w:rsidR="006A444D" w:rsidRPr="006A444D" w:rsidRDefault="006A444D" w:rsidP="006A444D">
      <w:pPr>
        <w:pStyle w:val="a6"/>
      </w:pPr>
    </w:p>
    <w:p w14:paraId="4887C2A1" w14:textId="77777777" w:rsidR="006A444D" w:rsidRPr="006A444D" w:rsidRDefault="006A444D" w:rsidP="006A444D">
      <w:pPr>
        <w:pStyle w:val="a6"/>
      </w:pPr>
      <w:r w:rsidRPr="006A444D">
        <w:t>    if ((</w:t>
      </w:r>
      <w:r w:rsidRPr="006A444D">
        <w:rPr>
          <w:u w:val="single"/>
        </w:rPr>
        <w:t>u8</w:t>
      </w:r>
      <w:r w:rsidRPr="006A444D">
        <w:t>)</w:t>
      </w:r>
      <w:r w:rsidRPr="006A444D">
        <w:rPr>
          <w:i/>
          <w:iCs/>
        </w:rPr>
        <w:t>buf</w:t>
      </w:r>
      <w:r w:rsidRPr="006A444D">
        <w:t>-&gt;data[10] &gt; 23 || (</w:t>
      </w:r>
      <w:r w:rsidRPr="006A444D">
        <w:rPr>
          <w:u w:val="single"/>
        </w:rPr>
        <w:t>u8</w:t>
      </w:r>
      <w:r w:rsidRPr="006A444D">
        <w:t>)</w:t>
      </w:r>
      <w:r w:rsidRPr="006A444D">
        <w:rPr>
          <w:i/>
          <w:iCs/>
        </w:rPr>
        <w:t>buf</w:t>
      </w:r>
      <w:r w:rsidRPr="006A444D">
        <w:t>-&gt;data[11] &gt; 59 || (</w:t>
      </w:r>
      <w:r w:rsidRPr="006A444D">
        <w:rPr>
          <w:u w:val="single"/>
        </w:rPr>
        <w:t>u8</w:t>
      </w:r>
      <w:r w:rsidRPr="006A444D">
        <w:t>)</w:t>
      </w:r>
      <w:r w:rsidRPr="006A444D">
        <w:rPr>
          <w:i/>
          <w:iCs/>
        </w:rPr>
        <w:t>buf</w:t>
      </w:r>
      <w:r w:rsidRPr="006A444D">
        <w:t>-&gt;data[12] &gt; 59)</w:t>
      </w:r>
    </w:p>
    <w:p w14:paraId="1B427AC7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606CD811" w14:textId="77777777" w:rsidR="006A444D" w:rsidRPr="006A444D" w:rsidRDefault="006A444D" w:rsidP="006A444D">
      <w:pPr>
        <w:pStyle w:val="a6"/>
      </w:pPr>
    </w:p>
    <w:p w14:paraId="4AA9F1B8" w14:textId="77777777" w:rsidR="006A444D" w:rsidRPr="006A444D" w:rsidRDefault="006A444D" w:rsidP="006A444D">
      <w:pPr>
        <w:pStyle w:val="a6"/>
      </w:pPr>
      <w:r w:rsidRPr="006A444D">
        <w:t>    text = (</w:t>
      </w:r>
      <w:r w:rsidRPr="006A444D">
        <w:rPr>
          <w:i/>
          <w:iCs/>
        </w:rPr>
        <w:t>char</w:t>
      </w:r>
      <w:r w:rsidRPr="006A444D">
        <w:t>*)malloc((</w:t>
      </w:r>
      <w:r w:rsidRPr="006A444D">
        <w:rPr>
          <w:u w:val="single"/>
        </w:rPr>
        <w:t>size_t</w:t>
      </w:r>
      <w:r w:rsidRPr="006A444D">
        <w:t>)msg_len + 1);</w:t>
      </w:r>
    </w:p>
    <w:p w14:paraId="74AB0F1C" w14:textId="77777777" w:rsidR="006A444D" w:rsidRPr="006A444D" w:rsidRDefault="006A444D" w:rsidP="006A444D">
      <w:pPr>
        <w:pStyle w:val="a6"/>
      </w:pPr>
      <w:r w:rsidRPr="006A444D">
        <w:t>    if (!text)</w:t>
      </w:r>
    </w:p>
    <w:p w14:paraId="616F9B42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11A41702" w14:textId="77777777" w:rsidR="006A444D" w:rsidRPr="006A444D" w:rsidRDefault="006A444D" w:rsidP="006A444D">
      <w:pPr>
        <w:pStyle w:val="a6"/>
      </w:pPr>
      <w:r w:rsidRPr="006A444D">
        <w:t>    if (msg_len &gt; 0)</w:t>
      </w:r>
    </w:p>
    <w:p w14:paraId="5F136E02" w14:textId="77777777" w:rsidR="006A444D" w:rsidRPr="006A444D" w:rsidRDefault="006A444D" w:rsidP="006A444D">
      <w:pPr>
        <w:pStyle w:val="a6"/>
      </w:pPr>
      <w:r w:rsidRPr="006A444D">
        <w:t xml:space="preserve">        memcpy(text, </w:t>
      </w:r>
      <w:r w:rsidRPr="006A444D">
        <w:rPr>
          <w:i/>
          <w:iCs/>
        </w:rPr>
        <w:t>buf</w:t>
      </w:r>
      <w:r w:rsidRPr="006A444D">
        <w:t>-&gt;data + 17, (</w:t>
      </w:r>
      <w:r w:rsidRPr="006A444D">
        <w:rPr>
          <w:u w:val="single"/>
        </w:rPr>
        <w:t>size_t</w:t>
      </w:r>
      <w:r w:rsidRPr="006A444D">
        <w:t>)msg_len);</w:t>
      </w:r>
    </w:p>
    <w:p w14:paraId="07702B1B" w14:textId="77777777" w:rsidR="006A444D" w:rsidRPr="006A444D" w:rsidRDefault="006A444D" w:rsidP="006A444D">
      <w:pPr>
        <w:pStyle w:val="a6"/>
      </w:pPr>
      <w:r w:rsidRPr="006A444D">
        <w:t>    text[msg_len] = '\0';</w:t>
      </w:r>
    </w:p>
    <w:p w14:paraId="75325F41" w14:textId="77777777" w:rsidR="006A444D" w:rsidRPr="006A444D" w:rsidRDefault="006A444D" w:rsidP="006A444D">
      <w:pPr>
        <w:pStyle w:val="a6"/>
      </w:pPr>
    </w:p>
    <w:p w14:paraId="287D4683" w14:textId="77777777" w:rsidR="006A444D" w:rsidRPr="006A444D" w:rsidRDefault="006A444D" w:rsidP="006A444D">
      <w:pPr>
        <w:pStyle w:val="a6"/>
      </w:pPr>
      <w:r w:rsidRPr="006A444D">
        <w:t>    message_free(</w:t>
      </w:r>
      <w:r w:rsidRPr="006A444D">
        <w:rPr>
          <w:i/>
          <w:iCs/>
        </w:rPr>
        <w:t>out_msg</w:t>
      </w:r>
      <w:r w:rsidRPr="006A444D">
        <w:t>);</w:t>
      </w:r>
    </w:p>
    <w:p w14:paraId="6906D9D7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out_idx</w:t>
      </w:r>
      <w:r w:rsidRPr="006A444D">
        <w:t xml:space="preserve"> = read_u32_be((const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*)(</w:t>
      </w:r>
      <w:r w:rsidRPr="006A444D">
        <w:rPr>
          <w:i/>
          <w:iCs/>
        </w:rPr>
        <w:t>buf</w:t>
      </w:r>
      <w:r w:rsidRPr="006A444D">
        <w:t>-&gt;data + 0));</w:t>
      </w:r>
    </w:p>
    <w:p w14:paraId="46E00D8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 xml:space="preserve">-&gt;aa = read_u16_be((const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*)(</w:t>
      </w:r>
      <w:r w:rsidRPr="006A444D">
        <w:rPr>
          <w:i/>
          <w:iCs/>
        </w:rPr>
        <w:t>buf</w:t>
      </w:r>
      <w:r w:rsidRPr="006A444D">
        <w:t>-&gt;data + 4));</w:t>
      </w:r>
    </w:p>
    <w:p w14:paraId="1C7400FC" w14:textId="77777777" w:rsidR="006A444D" w:rsidRPr="006A444D" w:rsidRDefault="006A444D" w:rsidP="006A444D">
      <w:pPr>
        <w:pStyle w:val="a6"/>
      </w:pPr>
      <w:r w:rsidRPr="006A444D">
        <w:t xml:space="preserve">    bbb_bits = read_u32_be((const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*)(</w:t>
      </w:r>
      <w:r w:rsidRPr="006A444D">
        <w:rPr>
          <w:i/>
          <w:iCs/>
        </w:rPr>
        <w:t>buf</w:t>
      </w:r>
      <w:r w:rsidRPr="006A444D">
        <w:t>-&gt;data + 6));</w:t>
      </w:r>
    </w:p>
    <w:p w14:paraId="29569093" w14:textId="77777777" w:rsidR="006A444D" w:rsidRPr="006A444D" w:rsidRDefault="006A444D" w:rsidP="006A444D">
      <w:pPr>
        <w:pStyle w:val="a6"/>
      </w:pPr>
      <w:r w:rsidRPr="006A444D">
        <w:t>    memcpy(&amp;</w:t>
      </w:r>
      <w:r w:rsidRPr="006A444D">
        <w:rPr>
          <w:i/>
          <w:iCs/>
        </w:rPr>
        <w:t>out_msg</w:t>
      </w:r>
      <w:r w:rsidRPr="006A444D">
        <w:t>-&gt;bbb, &amp;bbb_bits, sizeof(</w:t>
      </w:r>
      <w:r w:rsidRPr="006A444D">
        <w:rPr>
          <w:i/>
          <w:iCs/>
        </w:rPr>
        <w:t>out_msg</w:t>
      </w:r>
      <w:r w:rsidRPr="006A444D">
        <w:t>-&gt;bbb));</w:t>
      </w:r>
    </w:p>
    <w:p w14:paraId="78F526C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-&gt;hh = (</w:t>
      </w:r>
      <w:r w:rsidRPr="006A444D">
        <w:rPr>
          <w:u w:val="single"/>
        </w:rPr>
        <w:t>u8</w:t>
      </w:r>
      <w:r w:rsidRPr="006A444D">
        <w:t>)</w:t>
      </w:r>
      <w:r w:rsidRPr="006A444D">
        <w:rPr>
          <w:i/>
          <w:iCs/>
        </w:rPr>
        <w:t>buf</w:t>
      </w:r>
      <w:r w:rsidRPr="006A444D">
        <w:t>-&gt;data[10];</w:t>
      </w:r>
    </w:p>
    <w:p w14:paraId="6FDC7B4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-&gt;mm = (</w:t>
      </w:r>
      <w:r w:rsidRPr="006A444D">
        <w:rPr>
          <w:u w:val="single"/>
        </w:rPr>
        <w:t>u8</w:t>
      </w:r>
      <w:r w:rsidRPr="006A444D">
        <w:t>)</w:t>
      </w:r>
      <w:r w:rsidRPr="006A444D">
        <w:rPr>
          <w:i/>
          <w:iCs/>
        </w:rPr>
        <w:t>buf</w:t>
      </w:r>
      <w:r w:rsidRPr="006A444D">
        <w:t>-&gt;data[11];</w:t>
      </w:r>
    </w:p>
    <w:p w14:paraId="7873140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-&gt;ss = (</w:t>
      </w:r>
      <w:r w:rsidRPr="006A444D">
        <w:rPr>
          <w:u w:val="single"/>
        </w:rPr>
        <w:t>u8</w:t>
      </w:r>
      <w:r w:rsidRPr="006A444D">
        <w:t>)</w:t>
      </w:r>
      <w:r w:rsidRPr="006A444D">
        <w:rPr>
          <w:i/>
          <w:iCs/>
        </w:rPr>
        <w:t>buf</w:t>
      </w:r>
      <w:r w:rsidRPr="006A444D">
        <w:t>-&gt;data[12];</w:t>
      </w:r>
    </w:p>
    <w:p w14:paraId="71D3853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-&gt;message = text;</w:t>
      </w:r>
    </w:p>
    <w:p w14:paraId="5AAB6062" w14:textId="77777777" w:rsidR="006A444D" w:rsidRPr="006A444D" w:rsidRDefault="006A444D" w:rsidP="006A444D">
      <w:pPr>
        <w:pStyle w:val="a6"/>
      </w:pPr>
      <w:r w:rsidRPr="006A444D">
        <w:lastRenderedPageBreak/>
        <w:t xml:space="preserve">    </w:t>
      </w:r>
      <w:r w:rsidRPr="006A444D">
        <w:rPr>
          <w:i/>
          <w:iCs/>
        </w:rPr>
        <w:t>out_msg</w:t>
      </w:r>
      <w:r w:rsidRPr="006A444D">
        <w:t>-&gt;message_len = msg_len;</w:t>
      </w:r>
    </w:p>
    <w:p w14:paraId="7B9D66BD" w14:textId="77777777" w:rsidR="006A444D" w:rsidRPr="006A444D" w:rsidRDefault="006A444D" w:rsidP="006A444D">
      <w:pPr>
        <w:pStyle w:val="a6"/>
      </w:pPr>
    </w:p>
    <w:p w14:paraId="607B6A60" w14:textId="77777777" w:rsidR="006A444D" w:rsidRPr="006A444D" w:rsidRDefault="006A444D" w:rsidP="006A444D">
      <w:pPr>
        <w:pStyle w:val="a6"/>
      </w:pPr>
      <w:r w:rsidRPr="006A444D">
        <w:t>    buf_consume(</w:t>
      </w:r>
      <w:r w:rsidRPr="006A444D">
        <w:rPr>
          <w:i/>
          <w:iCs/>
        </w:rPr>
        <w:t>buf</w:t>
      </w:r>
      <w:r w:rsidRPr="006A444D">
        <w:t>, total_len);</w:t>
      </w:r>
    </w:p>
    <w:p w14:paraId="79ACDFAE" w14:textId="77777777" w:rsidR="006A444D" w:rsidRPr="006A444D" w:rsidRDefault="006A444D" w:rsidP="006A444D">
      <w:pPr>
        <w:pStyle w:val="a6"/>
      </w:pPr>
      <w:r w:rsidRPr="006A444D">
        <w:t>    return 1;</w:t>
      </w:r>
    </w:p>
    <w:p w14:paraId="780E0B3F" w14:textId="77777777" w:rsidR="006A444D" w:rsidRPr="006A444D" w:rsidRDefault="006A444D" w:rsidP="006A444D">
      <w:pPr>
        <w:pStyle w:val="a6"/>
      </w:pPr>
      <w:r w:rsidRPr="006A444D">
        <w:t>}</w:t>
      </w:r>
    </w:p>
    <w:p w14:paraId="4DD26599" w14:textId="77777777" w:rsidR="006A444D" w:rsidRPr="006A444D" w:rsidRDefault="006A444D" w:rsidP="006A444D">
      <w:pPr>
        <w:pStyle w:val="a6"/>
      </w:pPr>
    </w:p>
    <w:p w14:paraId="1B908636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msglog(const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peer</w:t>
      </w:r>
      <w:r w:rsidRPr="006A444D">
        <w:t xml:space="preserve">, const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msg</w:t>
      </w:r>
      <w:r w:rsidRPr="006A444D">
        <w:t>)</w:t>
      </w:r>
    </w:p>
    <w:p w14:paraId="1279811D" w14:textId="77777777" w:rsidR="006A444D" w:rsidRPr="006A444D" w:rsidRDefault="006A444D" w:rsidP="006A444D">
      <w:pPr>
        <w:pStyle w:val="a6"/>
      </w:pPr>
      <w:r w:rsidRPr="006A444D">
        <w:t>{</w:t>
      </w:r>
    </w:p>
    <w:p w14:paraId="5A5AF18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FILE</w:t>
      </w:r>
      <w:r w:rsidRPr="006A444D">
        <w:t>* f;</w:t>
      </w:r>
    </w:p>
    <w:p w14:paraId="6DF19B04" w14:textId="77777777" w:rsidR="006A444D" w:rsidRPr="006A444D" w:rsidRDefault="006A444D" w:rsidP="006A444D">
      <w:pPr>
        <w:pStyle w:val="a6"/>
      </w:pPr>
      <w:r w:rsidRPr="006A444D">
        <w:t>    f = fopen("msg.txt", "ab");</w:t>
      </w:r>
    </w:p>
    <w:p w14:paraId="68D4DEC3" w14:textId="77777777" w:rsidR="006A444D" w:rsidRPr="006A444D" w:rsidRDefault="006A444D" w:rsidP="006A444D">
      <w:pPr>
        <w:pStyle w:val="a6"/>
      </w:pPr>
      <w:r w:rsidRPr="006A444D">
        <w:t>    if (!f)</w:t>
      </w:r>
    </w:p>
    <w:p w14:paraId="4972D7D9" w14:textId="77777777" w:rsidR="006A444D" w:rsidRPr="006A444D" w:rsidRDefault="006A444D" w:rsidP="006A444D">
      <w:pPr>
        <w:pStyle w:val="a6"/>
      </w:pPr>
      <w:r w:rsidRPr="006A444D">
        <w:t>        return;</w:t>
      </w:r>
    </w:p>
    <w:p w14:paraId="55CF8715" w14:textId="77777777" w:rsidR="006A444D" w:rsidRPr="006A444D" w:rsidRDefault="006A444D" w:rsidP="006A444D">
      <w:pPr>
        <w:pStyle w:val="a6"/>
      </w:pPr>
    </w:p>
    <w:p w14:paraId="157E1603" w14:textId="77777777" w:rsidR="006A444D" w:rsidRPr="006A444D" w:rsidRDefault="006A444D" w:rsidP="006A444D">
      <w:pPr>
        <w:pStyle w:val="a6"/>
      </w:pPr>
      <w:r w:rsidRPr="006A444D">
        <w:t>    fprintf(f, "%s %u %d %02u:%02u:%02u ",</w:t>
      </w:r>
    </w:p>
    <w:p w14:paraId="211F1B5A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peer</w:t>
      </w:r>
      <w:r w:rsidRPr="006A444D">
        <w:t>,</w:t>
      </w:r>
    </w:p>
    <w:p w14:paraId="41691041" w14:textId="77777777" w:rsidR="006A444D" w:rsidRPr="006A444D" w:rsidRDefault="006A444D" w:rsidP="006A444D">
      <w:pPr>
        <w:pStyle w:val="a6"/>
      </w:pPr>
      <w:r w:rsidRPr="006A444D">
        <w:t>    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-&gt;aa,</w:t>
      </w:r>
    </w:p>
    <w:p w14:paraId="76A16F2B" w14:textId="77777777" w:rsidR="006A444D" w:rsidRPr="006A444D" w:rsidRDefault="006A444D" w:rsidP="006A444D">
      <w:pPr>
        <w:pStyle w:val="a6"/>
      </w:pPr>
      <w:r w:rsidRPr="006A444D">
        <w:t>            (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-&gt;bbb,</w:t>
      </w:r>
    </w:p>
    <w:p w14:paraId="2A32B17E" w14:textId="77777777" w:rsidR="006A444D" w:rsidRPr="006A444D" w:rsidRDefault="006A444D" w:rsidP="006A444D">
      <w:pPr>
        <w:pStyle w:val="a6"/>
      </w:pPr>
      <w:r w:rsidRPr="006A444D">
        <w:t>    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-&gt;hh,</w:t>
      </w:r>
    </w:p>
    <w:p w14:paraId="75D005C3" w14:textId="77777777" w:rsidR="006A444D" w:rsidRPr="006A444D" w:rsidRDefault="006A444D" w:rsidP="006A444D">
      <w:pPr>
        <w:pStyle w:val="a6"/>
      </w:pPr>
      <w:r w:rsidRPr="006A444D">
        <w:t>    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-&gt;mm,</w:t>
      </w:r>
    </w:p>
    <w:p w14:paraId="487A059F" w14:textId="77777777" w:rsidR="006A444D" w:rsidRPr="006A444D" w:rsidRDefault="006A444D" w:rsidP="006A444D">
      <w:pPr>
        <w:pStyle w:val="a6"/>
      </w:pPr>
      <w:r w:rsidRPr="006A444D">
        <w:t>    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-&gt;ss);</w:t>
      </w:r>
    </w:p>
    <w:p w14:paraId="0C36814D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msg</w:t>
      </w:r>
      <w:r w:rsidRPr="006A444D">
        <w:t>-&gt;message_len &gt; 0)</w:t>
      </w:r>
    </w:p>
    <w:p w14:paraId="220B26F7" w14:textId="77777777" w:rsidR="006A444D" w:rsidRPr="006A444D" w:rsidRDefault="006A444D" w:rsidP="006A444D">
      <w:pPr>
        <w:pStyle w:val="a6"/>
      </w:pPr>
      <w:r w:rsidRPr="006A444D">
        <w:t>        fwrite(</w:t>
      </w:r>
      <w:r w:rsidRPr="006A444D">
        <w:rPr>
          <w:i/>
          <w:iCs/>
        </w:rPr>
        <w:t>msg</w:t>
      </w:r>
      <w:r w:rsidRPr="006A444D">
        <w:t>-&gt;message, 1, (</w:t>
      </w:r>
      <w:r w:rsidRPr="006A444D">
        <w:rPr>
          <w:u w:val="single"/>
        </w:rPr>
        <w:t>size_t</w:t>
      </w:r>
      <w:r w:rsidRPr="006A444D">
        <w:t>)</w:t>
      </w:r>
      <w:r w:rsidRPr="006A444D">
        <w:rPr>
          <w:i/>
          <w:iCs/>
        </w:rPr>
        <w:t>msg</w:t>
      </w:r>
      <w:r w:rsidRPr="006A444D">
        <w:t>-&gt;message_len, f);</w:t>
      </w:r>
    </w:p>
    <w:p w14:paraId="20E289DB" w14:textId="77777777" w:rsidR="006A444D" w:rsidRPr="006A444D" w:rsidRDefault="006A444D" w:rsidP="006A444D">
      <w:pPr>
        <w:pStyle w:val="a6"/>
      </w:pPr>
      <w:r w:rsidRPr="006A444D">
        <w:t>    fputc('\n', f);</w:t>
      </w:r>
    </w:p>
    <w:p w14:paraId="2DCF4BE9" w14:textId="77777777" w:rsidR="006A444D" w:rsidRPr="006A444D" w:rsidRDefault="006A444D" w:rsidP="006A444D">
      <w:pPr>
        <w:pStyle w:val="a6"/>
      </w:pPr>
      <w:r w:rsidRPr="006A444D">
        <w:t>    fclose(f);</w:t>
      </w:r>
    </w:p>
    <w:p w14:paraId="049FE9B6" w14:textId="77777777" w:rsidR="006A444D" w:rsidRPr="006A444D" w:rsidRDefault="006A444D" w:rsidP="006A444D">
      <w:pPr>
        <w:pStyle w:val="a6"/>
      </w:pPr>
      <w:r w:rsidRPr="006A444D">
        <w:t>}</w:t>
      </w:r>
    </w:p>
    <w:p w14:paraId="05D5AA36" w14:textId="77777777" w:rsidR="006A444D" w:rsidRPr="006A444D" w:rsidRDefault="006A444D" w:rsidP="006A444D">
      <w:pPr>
        <w:pStyle w:val="a6"/>
      </w:pPr>
    </w:p>
    <w:p w14:paraId="70EF8AD8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read_line_alloc(</w:t>
      </w:r>
      <w:r w:rsidRPr="006A444D">
        <w:rPr>
          <w:u w:val="single"/>
        </w:rPr>
        <w:t>FILE</w:t>
      </w:r>
      <w:r w:rsidRPr="006A444D">
        <w:t xml:space="preserve">* </w:t>
      </w:r>
      <w:r w:rsidRPr="006A444D">
        <w:rPr>
          <w:i/>
          <w:iCs/>
        </w:rPr>
        <w:t>f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** </w:t>
      </w:r>
      <w:r w:rsidRPr="006A444D">
        <w:rPr>
          <w:i/>
          <w:iCs/>
        </w:rPr>
        <w:t>out_line</w:t>
      </w:r>
      <w:r w:rsidRPr="006A444D">
        <w:t>)</w:t>
      </w:r>
    </w:p>
    <w:p w14:paraId="30AE6746" w14:textId="77777777" w:rsidR="006A444D" w:rsidRPr="006A444D" w:rsidRDefault="006A444D" w:rsidP="006A444D">
      <w:pPr>
        <w:pStyle w:val="a6"/>
      </w:pPr>
      <w:r w:rsidRPr="006A444D">
        <w:t>{</w:t>
      </w:r>
    </w:p>
    <w:p w14:paraId="2DBCA40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ch;</w:t>
      </w:r>
    </w:p>
    <w:p w14:paraId="38EC56F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len;</w:t>
      </w:r>
    </w:p>
    <w:p w14:paraId="5DD1EA3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cap;</w:t>
      </w:r>
    </w:p>
    <w:p w14:paraId="59135D0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buf;</w:t>
      </w:r>
    </w:p>
    <w:p w14:paraId="56E4CAF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tmp;</w:t>
      </w:r>
    </w:p>
    <w:p w14:paraId="224AE4AF" w14:textId="77777777" w:rsidR="006A444D" w:rsidRPr="006A444D" w:rsidRDefault="006A444D" w:rsidP="006A444D">
      <w:pPr>
        <w:pStyle w:val="a6"/>
      </w:pPr>
    </w:p>
    <w:p w14:paraId="2E33D296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out_line</w:t>
      </w:r>
      <w:r w:rsidRPr="006A444D">
        <w:t xml:space="preserve"> = NULL;</w:t>
      </w:r>
    </w:p>
    <w:p w14:paraId="15228323" w14:textId="77777777" w:rsidR="006A444D" w:rsidRPr="006A444D" w:rsidRDefault="006A444D" w:rsidP="006A444D">
      <w:pPr>
        <w:pStyle w:val="a6"/>
      </w:pPr>
      <w:r w:rsidRPr="006A444D">
        <w:t>    len = 0;</w:t>
      </w:r>
    </w:p>
    <w:p w14:paraId="680D837E" w14:textId="77777777" w:rsidR="006A444D" w:rsidRPr="006A444D" w:rsidRDefault="006A444D" w:rsidP="006A444D">
      <w:pPr>
        <w:pStyle w:val="a6"/>
      </w:pPr>
      <w:r w:rsidRPr="006A444D">
        <w:lastRenderedPageBreak/>
        <w:t>    cap = 256;</w:t>
      </w:r>
    </w:p>
    <w:p w14:paraId="697A784D" w14:textId="77777777" w:rsidR="006A444D" w:rsidRPr="006A444D" w:rsidRDefault="006A444D" w:rsidP="006A444D">
      <w:pPr>
        <w:pStyle w:val="a6"/>
      </w:pPr>
      <w:r w:rsidRPr="006A444D">
        <w:t>    buf = (</w:t>
      </w:r>
      <w:r w:rsidRPr="006A444D">
        <w:rPr>
          <w:i/>
          <w:iCs/>
        </w:rPr>
        <w:t>char</w:t>
      </w:r>
      <w:r w:rsidRPr="006A444D">
        <w:t>*)malloc((</w:t>
      </w:r>
      <w:r w:rsidRPr="006A444D">
        <w:rPr>
          <w:u w:val="single"/>
        </w:rPr>
        <w:t>size_t</w:t>
      </w:r>
      <w:r w:rsidRPr="006A444D">
        <w:t>)cap);</w:t>
      </w:r>
    </w:p>
    <w:p w14:paraId="1A6601A9" w14:textId="77777777" w:rsidR="006A444D" w:rsidRPr="006A444D" w:rsidRDefault="006A444D" w:rsidP="006A444D">
      <w:pPr>
        <w:pStyle w:val="a6"/>
      </w:pPr>
      <w:r w:rsidRPr="006A444D">
        <w:t>    if (!buf)</w:t>
      </w:r>
    </w:p>
    <w:p w14:paraId="565A6225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647416A8" w14:textId="77777777" w:rsidR="006A444D" w:rsidRPr="006A444D" w:rsidRDefault="006A444D" w:rsidP="006A444D">
      <w:pPr>
        <w:pStyle w:val="a6"/>
      </w:pPr>
    </w:p>
    <w:p w14:paraId="5496167A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1CE9324B" w14:textId="77777777" w:rsidR="006A444D" w:rsidRPr="006A444D" w:rsidRDefault="006A444D" w:rsidP="006A444D">
      <w:pPr>
        <w:pStyle w:val="a6"/>
      </w:pPr>
      <w:r w:rsidRPr="006A444D">
        <w:t>    {</w:t>
      </w:r>
    </w:p>
    <w:p w14:paraId="393B3745" w14:textId="77777777" w:rsidR="006A444D" w:rsidRPr="006A444D" w:rsidRDefault="006A444D" w:rsidP="006A444D">
      <w:pPr>
        <w:pStyle w:val="a6"/>
      </w:pPr>
      <w:r w:rsidRPr="006A444D">
        <w:t>        ch = fgetc(</w:t>
      </w:r>
      <w:r w:rsidRPr="006A444D">
        <w:rPr>
          <w:i/>
          <w:iCs/>
        </w:rPr>
        <w:t>f</w:t>
      </w:r>
      <w:r w:rsidRPr="006A444D">
        <w:t>);</w:t>
      </w:r>
    </w:p>
    <w:p w14:paraId="2FC42B9B" w14:textId="77777777" w:rsidR="006A444D" w:rsidRPr="006A444D" w:rsidRDefault="006A444D" w:rsidP="006A444D">
      <w:pPr>
        <w:pStyle w:val="a6"/>
      </w:pPr>
      <w:r w:rsidRPr="006A444D">
        <w:t>        if (ch == EOF)</w:t>
      </w:r>
    </w:p>
    <w:p w14:paraId="13C9B579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3C43A678" w14:textId="77777777" w:rsidR="006A444D" w:rsidRPr="006A444D" w:rsidRDefault="006A444D" w:rsidP="006A444D">
      <w:pPr>
        <w:pStyle w:val="a6"/>
      </w:pPr>
      <w:r w:rsidRPr="006A444D">
        <w:t>            if (len == 0)</w:t>
      </w:r>
    </w:p>
    <w:p w14:paraId="0A561653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23A321A1" w14:textId="77777777" w:rsidR="006A444D" w:rsidRPr="006A444D" w:rsidRDefault="006A444D" w:rsidP="006A444D">
      <w:pPr>
        <w:pStyle w:val="a6"/>
      </w:pPr>
      <w:r w:rsidRPr="006A444D">
        <w:t>                free(buf);</w:t>
      </w:r>
    </w:p>
    <w:p w14:paraId="444DEF29" w14:textId="77777777" w:rsidR="006A444D" w:rsidRPr="006A444D" w:rsidRDefault="006A444D" w:rsidP="006A444D">
      <w:pPr>
        <w:pStyle w:val="a6"/>
      </w:pPr>
      <w:r w:rsidRPr="006A444D">
        <w:t>                return 0;</w:t>
      </w:r>
    </w:p>
    <w:p w14:paraId="7CDCD148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3E55ABBF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77AA8A23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6482530E" w14:textId="77777777" w:rsidR="006A444D" w:rsidRPr="006A444D" w:rsidRDefault="006A444D" w:rsidP="006A444D">
      <w:pPr>
        <w:pStyle w:val="a6"/>
      </w:pPr>
      <w:r w:rsidRPr="006A444D">
        <w:t>        if (ch == '\n')</w:t>
      </w:r>
    </w:p>
    <w:p w14:paraId="76B9211D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37385E5B" w14:textId="77777777" w:rsidR="006A444D" w:rsidRPr="006A444D" w:rsidRDefault="006A444D" w:rsidP="006A444D">
      <w:pPr>
        <w:pStyle w:val="a6"/>
      </w:pPr>
      <w:r w:rsidRPr="006A444D">
        <w:t>        if (ch == '\r')</w:t>
      </w:r>
    </w:p>
    <w:p w14:paraId="0888969D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7B06B86F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int</w:t>
      </w:r>
      <w:r w:rsidRPr="006A444D">
        <w:t xml:space="preserve"> next = fgetc(</w:t>
      </w:r>
      <w:r w:rsidRPr="006A444D">
        <w:rPr>
          <w:i/>
          <w:iCs/>
        </w:rPr>
        <w:t>f</w:t>
      </w:r>
      <w:r w:rsidRPr="006A444D">
        <w:t>);</w:t>
      </w:r>
    </w:p>
    <w:p w14:paraId="4BDE6B64" w14:textId="77777777" w:rsidR="006A444D" w:rsidRPr="006A444D" w:rsidRDefault="006A444D" w:rsidP="006A444D">
      <w:pPr>
        <w:pStyle w:val="a6"/>
      </w:pPr>
      <w:r w:rsidRPr="006A444D">
        <w:t>            if (next != '\n' &amp;&amp; next != EOF)</w:t>
      </w:r>
    </w:p>
    <w:p w14:paraId="2ECAB8EA" w14:textId="77777777" w:rsidR="006A444D" w:rsidRPr="006A444D" w:rsidRDefault="006A444D" w:rsidP="006A444D">
      <w:pPr>
        <w:pStyle w:val="a6"/>
      </w:pPr>
      <w:r w:rsidRPr="006A444D">
        <w:t xml:space="preserve">                ungetc(next, </w:t>
      </w:r>
      <w:r w:rsidRPr="006A444D">
        <w:rPr>
          <w:i/>
          <w:iCs/>
        </w:rPr>
        <w:t>f</w:t>
      </w:r>
      <w:r w:rsidRPr="006A444D">
        <w:t>);</w:t>
      </w:r>
    </w:p>
    <w:p w14:paraId="3224BDD4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4693392B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9050795" w14:textId="77777777" w:rsidR="006A444D" w:rsidRPr="006A444D" w:rsidRDefault="006A444D" w:rsidP="006A444D">
      <w:pPr>
        <w:pStyle w:val="a6"/>
      </w:pPr>
      <w:r w:rsidRPr="006A444D">
        <w:t>        if (len + 1 &gt;= cap)</w:t>
      </w:r>
    </w:p>
    <w:p w14:paraId="71009440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3E445323" w14:textId="77777777" w:rsidR="006A444D" w:rsidRPr="006A444D" w:rsidRDefault="006A444D" w:rsidP="006A444D">
      <w:pPr>
        <w:pStyle w:val="a6"/>
      </w:pPr>
      <w:r w:rsidRPr="006A444D">
        <w:t>            cap *= 2;</w:t>
      </w:r>
    </w:p>
    <w:p w14:paraId="5E36312B" w14:textId="77777777" w:rsidR="006A444D" w:rsidRPr="006A444D" w:rsidRDefault="006A444D" w:rsidP="006A444D">
      <w:pPr>
        <w:pStyle w:val="a6"/>
      </w:pPr>
      <w:r w:rsidRPr="006A444D">
        <w:t>            tmp = (</w:t>
      </w:r>
      <w:r w:rsidRPr="006A444D">
        <w:rPr>
          <w:i/>
          <w:iCs/>
        </w:rPr>
        <w:t>char</w:t>
      </w:r>
      <w:r w:rsidRPr="006A444D">
        <w:t>*)realloc(buf, (</w:t>
      </w:r>
      <w:r w:rsidRPr="006A444D">
        <w:rPr>
          <w:u w:val="single"/>
        </w:rPr>
        <w:t>size_t</w:t>
      </w:r>
      <w:r w:rsidRPr="006A444D">
        <w:t>)cap);</w:t>
      </w:r>
    </w:p>
    <w:p w14:paraId="60091516" w14:textId="77777777" w:rsidR="006A444D" w:rsidRPr="006A444D" w:rsidRDefault="006A444D" w:rsidP="006A444D">
      <w:pPr>
        <w:pStyle w:val="a6"/>
      </w:pPr>
      <w:r w:rsidRPr="006A444D">
        <w:t>            if (!tmp)</w:t>
      </w:r>
    </w:p>
    <w:p w14:paraId="577ADE5C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1FB14272" w14:textId="77777777" w:rsidR="006A444D" w:rsidRPr="006A444D" w:rsidRDefault="006A444D" w:rsidP="006A444D">
      <w:pPr>
        <w:pStyle w:val="a6"/>
      </w:pPr>
      <w:r w:rsidRPr="006A444D">
        <w:t>                free(buf);</w:t>
      </w:r>
    </w:p>
    <w:p w14:paraId="6E4ECCC7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6012E56D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4FF87F9B" w14:textId="77777777" w:rsidR="006A444D" w:rsidRPr="006A444D" w:rsidRDefault="006A444D" w:rsidP="006A444D">
      <w:pPr>
        <w:pStyle w:val="a6"/>
      </w:pPr>
      <w:r w:rsidRPr="006A444D">
        <w:t>            buf = tmp;</w:t>
      </w:r>
    </w:p>
    <w:p w14:paraId="0B444490" w14:textId="77777777" w:rsidR="006A444D" w:rsidRPr="006A444D" w:rsidRDefault="006A444D" w:rsidP="006A444D">
      <w:pPr>
        <w:pStyle w:val="a6"/>
      </w:pPr>
      <w:r w:rsidRPr="006A444D">
        <w:lastRenderedPageBreak/>
        <w:t>        }</w:t>
      </w:r>
    </w:p>
    <w:p w14:paraId="55070754" w14:textId="77777777" w:rsidR="006A444D" w:rsidRPr="006A444D" w:rsidRDefault="006A444D" w:rsidP="006A444D">
      <w:pPr>
        <w:pStyle w:val="a6"/>
      </w:pPr>
      <w:r w:rsidRPr="006A444D">
        <w:t>        buf[len++] = (</w:t>
      </w:r>
      <w:r w:rsidRPr="006A444D">
        <w:rPr>
          <w:i/>
          <w:iCs/>
        </w:rPr>
        <w:t>char</w:t>
      </w:r>
      <w:r w:rsidRPr="006A444D">
        <w:t>)ch;</w:t>
      </w:r>
    </w:p>
    <w:p w14:paraId="09B0F224" w14:textId="77777777" w:rsidR="006A444D" w:rsidRPr="006A444D" w:rsidRDefault="006A444D" w:rsidP="006A444D">
      <w:pPr>
        <w:pStyle w:val="a6"/>
      </w:pPr>
      <w:r w:rsidRPr="006A444D">
        <w:t>    }</w:t>
      </w:r>
    </w:p>
    <w:p w14:paraId="644613A3" w14:textId="77777777" w:rsidR="006A444D" w:rsidRPr="006A444D" w:rsidRDefault="006A444D" w:rsidP="006A444D">
      <w:pPr>
        <w:pStyle w:val="a6"/>
      </w:pPr>
    </w:p>
    <w:p w14:paraId="6F6C35C5" w14:textId="77777777" w:rsidR="006A444D" w:rsidRPr="006A444D" w:rsidRDefault="006A444D" w:rsidP="006A444D">
      <w:pPr>
        <w:pStyle w:val="a6"/>
      </w:pPr>
      <w:r w:rsidRPr="006A444D">
        <w:t>    buf[len] = '\0';</w:t>
      </w:r>
    </w:p>
    <w:p w14:paraId="2557B370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out_line</w:t>
      </w:r>
      <w:r w:rsidRPr="006A444D">
        <w:t xml:space="preserve"> = buf;</w:t>
      </w:r>
    </w:p>
    <w:p w14:paraId="308BA6AE" w14:textId="77777777" w:rsidR="006A444D" w:rsidRPr="006A444D" w:rsidRDefault="006A444D" w:rsidP="006A444D">
      <w:pPr>
        <w:pStyle w:val="a6"/>
      </w:pPr>
      <w:r w:rsidRPr="006A444D">
        <w:t>    return 1;</w:t>
      </w:r>
    </w:p>
    <w:p w14:paraId="788636A0" w14:textId="77777777" w:rsidR="006A444D" w:rsidRPr="006A444D" w:rsidRDefault="006A444D" w:rsidP="006A444D">
      <w:pPr>
        <w:pStyle w:val="a6"/>
      </w:pPr>
      <w:r w:rsidRPr="006A444D">
        <w:t>}</w:t>
      </w:r>
    </w:p>
    <w:p w14:paraId="4FEA9B06" w14:textId="77777777" w:rsidR="006A444D" w:rsidRPr="006A444D" w:rsidRDefault="006A444D" w:rsidP="006A444D">
      <w:pPr>
        <w:pStyle w:val="a6"/>
      </w:pPr>
    </w:p>
    <w:p w14:paraId="764A1B9B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parse_two_digits(const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u8</w:t>
      </w:r>
      <w:r w:rsidRPr="006A444D">
        <w:t xml:space="preserve">* </w:t>
      </w:r>
      <w:r w:rsidRPr="006A444D">
        <w:rPr>
          <w:i/>
          <w:iCs/>
        </w:rPr>
        <w:t>out_value</w:t>
      </w:r>
      <w:r w:rsidRPr="006A444D">
        <w:t>)</w:t>
      </w:r>
    </w:p>
    <w:p w14:paraId="1411EEC4" w14:textId="77777777" w:rsidR="006A444D" w:rsidRPr="006A444D" w:rsidRDefault="006A444D" w:rsidP="006A444D">
      <w:pPr>
        <w:pStyle w:val="a6"/>
      </w:pPr>
      <w:r w:rsidRPr="006A444D">
        <w:t>{</w:t>
      </w:r>
    </w:p>
    <w:p w14:paraId="0F01869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value;</w:t>
      </w:r>
    </w:p>
    <w:p w14:paraId="4894D081" w14:textId="77777777" w:rsidR="006A444D" w:rsidRPr="006A444D" w:rsidRDefault="006A444D" w:rsidP="006A444D">
      <w:pPr>
        <w:pStyle w:val="a6"/>
      </w:pPr>
      <w:r w:rsidRPr="006A444D">
        <w:t>    if (!isdigit((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p</w:t>
      </w:r>
      <w:r w:rsidRPr="006A444D">
        <w:t>[0]) || !isdigit((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p</w:t>
      </w:r>
      <w:r w:rsidRPr="006A444D">
        <w:t>[1]))</w:t>
      </w:r>
    </w:p>
    <w:p w14:paraId="100FBE8E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70E1152" w14:textId="77777777" w:rsidR="006A444D" w:rsidRPr="006A444D" w:rsidRDefault="006A444D" w:rsidP="006A444D">
      <w:pPr>
        <w:pStyle w:val="a6"/>
      </w:pPr>
      <w:r w:rsidRPr="006A444D">
        <w:t>    value = (</w:t>
      </w:r>
      <w:r w:rsidRPr="006A444D">
        <w:rPr>
          <w:i/>
          <w:iCs/>
        </w:rPr>
        <w:t>p</w:t>
      </w:r>
      <w:r w:rsidRPr="006A444D">
        <w:t>[0] - '0') * 10 + (</w:t>
      </w:r>
      <w:r w:rsidRPr="006A444D">
        <w:rPr>
          <w:i/>
          <w:iCs/>
        </w:rPr>
        <w:t>p</w:t>
      </w:r>
      <w:r w:rsidRPr="006A444D">
        <w:t>[1] - '0');</w:t>
      </w:r>
    </w:p>
    <w:p w14:paraId="01BB586D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out_value</w:t>
      </w:r>
      <w:r w:rsidRPr="006A444D">
        <w:t xml:space="preserve"> = (</w:t>
      </w:r>
      <w:r w:rsidRPr="006A444D">
        <w:rPr>
          <w:u w:val="single"/>
        </w:rPr>
        <w:t>u8</w:t>
      </w:r>
      <w:r w:rsidRPr="006A444D">
        <w:t>)value;</w:t>
      </w:r>
    </w:p>
    <w:p w14:paraId="0B3BF4B7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1627BCEB" w14:textId="77777777" w:rsidR="006A444D" w:rsidRPr="006A444D" w:rsidRDefault="006A444D" w:rsidP="006A444D">
      <w:pPr>
        <w:pStyle w:val="a6"/>
      </w:pPr>
      <w:r w:rsidRPr="006A444D">
        <w:t>}</w:t>
      </w:r>
    </w:p>
    <w:p w14:paraId="0D8742D4" w14:textId="77777777" w:rsidR="006A444D" w:rsidRPr="006A444D" w:rsidRDefault="006A444D" w:rsidP="006A444D">
      <w:pPr>
        <w:pStyle w:val="a6"/>
      </w:pPr>
    </w:p>
    <w:p w14:paraId="191B83D7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parse_line_to_message(const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line</w:t>
      </w:r>
      <w:r w:rsidRPr="006A444D">
        <w:t xml:space="preserve">,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out_msg</w:t>
      </w:r>
      <w:r w:rsidRPr="006A444D">
        <w:t>)</w:t>
      </w:r>
    </w:p>
    <w:p w14:paraId="4F9D8F81" w14:textId="77777777" w:rsidR="006A444D" w:rsidRPr="006A444D" w:rsidRDefault="006A444D" w:rsidP="006A444D">
      <w:pPr>
        <w:pStyle w:val="a6"/>
      </w:pPr>
      <w:r w:rsidRPr="006A444D">
        <w:t>{</w:t>
      </w:r>
    </w:p>
    <w:p w14:paraId="6A97397D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p;</w:t>
      </w:r>
    </w:p>
    <w:p w14:paraId="46856F0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endptr;</w:t>
      </w:r>
    </w:p>
    <w:p w14:paraId="0801AB6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long</w:t>
      </w:r>
      <w:r w:rsidRPr="006A444D">
        <w:t xml:space="preserve"> aa_ul;</w:t>
      </w:r>
    </w:p>
    <w:p w14:paraId="431A317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long</w:t>
      </w:r>
      <w:r w:rsidRPr="006A444D">
        <w:t xml:space="preserve"> bbb_l;</w:t>
      </w:r>
    </w:p>
    <w:p w14:paraId="5EE7826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hh;</w:t>
      </w:r>
    </w:p>
    <w:p w14:paraId="7282BF1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mm;</w:t>
      </w:r>
    </w:p>
    <w:p w14:paraId="1CEB055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ss;</w:t>
      </w:r>
    </w:p>
    <w:p w14:paraId="7F37D46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size_t</w:t>
      </w:r>
      <w:r w:rsidRPr="006A444D">
        <w:t xml:space="preserve"> msg_len;</w:t>
      </w:r>
    </w:p>
    <w:p w14:paraId="1BDC8DC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text;</w:t>
      </w:r>
    </w:p>
    <w:p w14:paraId="77379F4C" w14:textId="77777777" w:rsidR="006A444D" w:rsidRPr="006A444D" w:rsidRDefault="006A444D" w:rsidP="006A444D">
      <w:pPr>
        <w:pStyle w:val="a6"/>
      </w:pPr>
    </w:p>
    <w:p w14:paraId="2BE7138F" w14:textId="77777777" w:rsidR="006A444D" w:rsidRPr="006A444D" w:rsidRDefault="006A444D" w:rsidP="006A444D">
      <w:pPr>
        <w:pStyle w:val="a6"/>
      </w:pPr>
      <w:r w:rsidRPr="006A444D">
        <w:t>    message_free(</w:t>
      </w:r>
      <w:r w:rsidRPr="006A444D">
        <w:rPr>
          <w:i/>
          <w:iCs/>
        </w:rPr>
        <w:t>out_msg</w:t>
      </w:r>
      <w:r w:rsidRPr="006A444D">
        <w:t>);</w:t>
      </w:r>
    </w:p>
    <w:p w14:paraId="5AE60C9F" w14:textId="77777777" w:rsidR="006A444D" w:rsidRPr="006A444D" w:rsidRDefault="006A444D" w:rsidP="006A444D">
      <w:pPr>
        <w:pStyle w:val="a6"/>
      </w:pPr>
      <w:r w:rsidRPr="006A444D">
        <w:t xml:space="preserve">    p = </w:t>
      </w:r>
      <w:r w:rsidRPr="006A444D">
        <w:rPr>
          <w:i/>
          <w:iCs/>
        </w:rPr>
        <w:t>line</w:t>
      </w:r>
      <w:r w:rsidRPr="006A444D">
        <w:t>;</w:t>
      </w:r>
    </w:p>
    <w:p w14:paraId="467F0807" w14:textId="77777777" w:rsidR="006A444D" w:rsidRPr="006A444D" w:rsidRDefault="006A444D" w:rsidP="006A444D">
      <w:pPr>
        <w:pStyle w:val="a6"/>
      </w:pPr>
      <w:r w:rsidRPr="006A444D">
        <w:t>    if (*p == '\0')</w:t>
      </w:r>
    </w:p>
    <w:p w14:paraId="1263CD56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19C91916" w14:textId="77777777" w:rsidR="006A444D" w:rsidRPr="006A444D" w:rsidRDefault="006A444D" w:rsidP="006A444D">
      <w:pPr>
        <w:pStyle w:val="a6"/>
      </w:pPr>
    </w:p>
    <w:p w14:paraId="52D42759" w14:textId="77777777" w:rsidR="006A444D" w:rsidRPr="006A444D" w:rsidRDefault="006A444D" w:rsidP="006A444D">
      <w:pPr>
        <w:pStyle w:val="a6"/>
      </w:pPr>
      <w:r w:rsidRPr="006A444D">
        <w:t>    errno = 0;</w:t>
      </w:r>
    </w:p>
    <w:p w14:paraId="2FF670AD" w14:textId="77777777" w:rsidR="006A444D" w:rsidRPr="006A444D" w:rsidRDefault="006A444D" w:rsidP="006A444D">
      <w:pPr>
        <w:pStyle w:val="a6"/>
      </w:pPr>
      <w:r w:rsidRPr="006A444D">
        <w:t>    aa_ul = strtoul(p, &amp;endptr, 10);</w:t>
      </w:r>
    </w:p>
    <w:p w14:paraId="1C4D738B" w14:textId="77777777" w:rsidR="006A444D" w:rsidRPr="006A444D" w:rsidRDefault="006A444D" w:rsidP="006A444D">
      <w:pPr>
        <w:pStyle w:val="a6"/>
      </w:pPr>
      <w:r w:rsidRPr="006A444D">
        <w:t>    if (endptr == p || errno != 0 || aa_ul &gt; 65535UL)</w:t>
      </w:r>
    </w:p>
    <w:p w14:paraId="6256550A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25094DA8" w14:textId="77777777" w:rsidR="006A444D" w:rsidRPr="006A444D" w:rsidRDefault="006A444D" w:rsidP="006A444D">
      <w:pPr>
        <w:pStyle w:val="a6"/>
      </w:pPr>
      <w:r w:rsidRPr="006A444D">
        <w:t>    if (*endptr != ' ')</w:t>
      </w:r>
    </w:p>
    <w:p w14:paraId="70F4E485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7DEFAEE2" w14:textId="77777777" w:rsidR="006A444D" w:rsidRPr="006A444D" w:rsidRDefault="006A444D" w:rsidP="006A444D">
      <w:pPr>
        <w:pStyle w:val="a6"/>
      </w:pPr>
      <w:r w:rsidRPr="006A444D">
        <w:t>    p = endptr + 1;</w:t>
      </w:r>
    </w:p>
    <w:p w14:paraId="6F151BF2" w14:textId="77777777" w:rsidR="006A444D" w:rsidRPr="006A444D" w:rsidRDefault="006A444D" w:rsidP="006A444D">
      <w:pPr>
        <w:pStyle w:val="a6"/>
      </w:pPr>
    </w:p>
    <w:p w14:paraId="17DDF8E5" w14:textId="77777777" w:rsidR="006A444D" w:rsidRPr="006A444D" w:rsidRDefault="006A444D" w:rsidP="006A444D">
      <w:pPr>
        <w:pStyle w:val="a6"/>
      </w:pPr>
      <w:r w:rsidRPr="006A444D">
        <w:t>    errno = 0;</w:t>
      </w:r>
    </w:p>
    <w:p w14:paraId="39A224E9" w14:textId="77777777" w:rsidR="006A444D" w:rsidRPr="006A444D" w:rsidRDefault="006A444D" w:rsidP="006A444D">
      <w:pPr>
        <w:pStyle w:val="a6"/>
      </w:pPr>
      <w:r w:rsidRPr="006A444D">
        <w:t>    bbb_l = strtol(p, &amp;endptr, 10);</w:t>
      </w:r>
    </w:p>
    <w:p w14:paraId="1C6ECF92" w14:textId="77777777" w:rsidR="006A444D" w:rsidRPr="006A444D" w:rsidRDefault="006A444D" w:rsidP="006A444D">
      <w:pPr>
        <w:pStyle w:val="a6"/>
      </w:pPr>
      <w:r w:rsidRPr="006A444D">
        <w:t>    if (endptr == p || errno != 0 || bbb_l &lt; INT32_MIN || bbb_l &gt; INT32_MAX)</w:t>
      </w:r>
    </w:p>
    <w:p w14:paraId="621DCE1B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2C78D93F" w14:textId="77777777" w:rsidR="006A444D" w:rsidRPr="006A444D" w:rsidRDefault="006A444D" w:rsidP="006A444D">
      <w:pPr>
        <w:pStyle w:val="a6"/>
      </w:pPr>
      <w:r w:rsidRPr="006A444D">
        <w:t>    if (*endptr != ' ')</w:t>
      </w:r>
    </w:p>
    <w:p w14:paraId="33330DE5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8A8D306" w14:textId="77777777" w:rsidR="006A444D" w:rsidRPr="006A444D" w:rsidRDefault="006A444D" w:rsidP="006A444D">
      <w:pPr>
        <w:pStyle w:val="a6"/>
      </w:pPr>
      <w:r w:rsidRPr="006A444D">
        <w:t>    p = endptr + 1;</w:t>
      </w:r>
    </w:p>
    <w:p w14:paraId="0FB455F0" w14:textId="77777777" w:rsidR="006A444D" w:rsidRPr="006A444D" w:rsidRDefault="006A444D" w:rsidP="006A444D">
      <w:pPr>
        <w:pStyle w:val="a6"/>
      </w:pPr>
    </w:p>
    <w:p w14:paraId="145199FA" w14:textId="77777777" w:rsidR="006A444D" w:rsidRPr="006A444D" w:rsidRDefault="006A444D" w:rsidP="006A444D">
      <w:pPr>
        <w:pStyle w:val="a6"/>
      </w:pPr>
      <w:r w:rsidRPr="006A444D">
        <w:t>    if ((</w:t>
      </w:r>
      <w:r w:rsidRPr="006A444D">
        <w:rPr>
          <w:i/>
          <w:iCs/>
        </w:rPr>
        <w:t>int</w:t>
      </w:r>
      <w:r w:rsidRPr="006A444D">
        <w:t>)strlen(p) &lt; 8)</w:t>
      </w:r>
    </w:p>
    <w:p w14:paraId="198CD1BB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A56B877" w14:textId="77777777" w:rsidR="006A444D" w:rsidRPr="006A444D" w:rsidRDefault="006A444D" w:rsidP="006A444D">
      <w:pPr>
        <w:pStyle w:val="a6"/>
      </w:pPr>
      <w:r w:rsidRPr="006A444D">
        <w:t>    if (parse_two_digits(p + 0, &amp;hh) != 0 || p[2] != ':')</w:t>
      </w:r>
    </w:p>
    <w:p w14:paraId="7BEF9CA5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325969F7" w14:textId="77777777" w:rsidR="006A444D" w:rsidRPr="006A444D" w:rsidRDefault="006A444D" w:rsidP="006A444D">
      <w:pPr>
        <w:pStyle w:val="a6"/>
      </w:pPr>
      <w:r w:rsidRPr="006A444D">
        <w:t>    if (parse_two_digits(p + 3, &amp;mm) != 0 || p[5] != ':')</w:t>
      </w:r>
    </w:p>
    <w:p w14:paraId="2B4304AB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516E917" w14:textId="77777777" w:rsidR="006A444D" w:rsidRPr="006A444D" w:rsidRDefault="006A444D" w:rsidP="006A444D">
      <w:pPr>
        <w:pStyle w:val="a6"/>
      </w:pPr>
      <w:r w:rsidRPr="006A444D">
        <w:t>    if (parse_two_digits(p + 6, &amp;ss) != 0)</w:t>
      </w:r>
    </w:p>
    <w:p w14:paraId="1AF8F073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5B2D1E21" w14:textId="77777777" w:rsidR="006A444D" w:rsidRPr="006A444D" w:rsidRDefault="006A444D" w:rsidP="006A444D">
      <w:pPr>
        <w:pStyle w:val="a6"/>
      </w:pPr>
      <w:r w:rsidRPr="006A444D">
        <w:t>    if (hh &gt; 23 || mm &gt; 59 || ss &gt; 59)</w:t>
      </w:r>
    </w:p>
    <w:p w14:paraId="6CE9B439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5CB3DF8C" w14:textId="77777777" w:rsidR="006A444D" w:rsidRPr="006A444D" w:rsidRDefault="006A444D" w:rsidP="006A444D">
      <w:pPr>
        <w:pStyle w:val="a6"/>
      </w:pPr>
    </w:p>
    <w:p w14:paraId="7B93ECFA" w14:textId="77777777" w:rsidR="006A444D" w:rsidRPr="006A444D" w:rsidRDefault="006A444D" w:rsidP="006A444D">
      <w:pPr>
        <w:pStyle w:val="a6"/>
      </w:pPr>
      <w:r w:rsidRPr="006A444D">
        <w:t>    p += 8;</w:t>
      </w:r>
    </w:p>
    <w:p w14:paraId="74F71AF8" w14:textId="77777777" w:rsidR="006A444D" w:rsidRPr="006A444D" w:rsidRDefault="006A444D" w:rsidP="006A444D">
      <w:pPr>
        <w:pStyle w:val="a6"/>
      </w:pPr>
      <w:r w:rsidRPr="006A444D">
        <w:t>    if (*p != ' ')</w:t>
      </w:r>
    </w:p>
    <w:p w14:paraId="46D28884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15CC0380" w14:textId="77777777" w:rsidR="006A444D" w:rsidRPr="006A444D" w:rsidRDefault="006A444D" w:rsidP="006A444D">
      <w:pPr>
        <w:pStyle w:val="a6"/>
      </w:pPr>
      <w:r w:rsidRPr="006A444D">
        <w:t>    p++;</w:t>
      </w:r>
    </w:p>
    <w:p w14:paraId="4EAF0D48" w14:textId="77777777" w:rsidR="006A444D" w:rsidRPr="006A444D" w:rsidRDefault="006A444D" w:rsidP="006A444D">
      <w:pPr>
        <w:pStyle w:val="a6"/>
      </w:pPr>
    </w:p>
    <w:p w14:paraId="2C9D5D72" w14:textId="77777777" w:rsidR="006A444D" w:rsidRPr="006A444D" w:rsidRDefault="006A444D" w:rsidP="006A444D">
      <w:pPr>
        <w:pStyle w:val="a6"/>
      </w:pPr>
      <w:r w:rsidRPr="006A444D">
        <w:t>    msg_len = strlen(p);</w:t>
      </w:r>
    </w:p>
    <w:p w14:paraId="2C16B389" w14:textId="77777777" w:rsidR="006A444D" w:rsidRPr="006A444D" w:rsidRDefault="006A444D" w:rsidP="006A444D">
      <w:pPr>
        <w:pStyle w:val="a6"/>
      </w:pPr>
      <w:r w:rsidRPr="006A444D">
        <w:t>    text = (</w:t>
      </w:r>
      <w:r w:rsidRPr="006A444D">
        <w:rPr>
          <w:i/>
          <w:iCs/>
        </w:rPr>
        <w:t>char</w:t>
      </w:r>
      <w:r w:rsidRPr="006A444D">
        <w:t>*)malloc(msg_len + 1);</w:t>
      </w:r>
    </w:p>
    <w:p w14:paraId="7DF24F6E" w14:textId="77777777" w:rsidR="006A444D" w:rsidRPr="006A444D" w:rsidRDefault="006A444D" w:rsidP="006A444D">
      <w:pPr>
        <w:pStyle w:val="a6"/>
      </w:pPr>
      <w:r w:rsidRPr="006A444D">
        <w:lastRenderedPageBreak/>
        <w:t>    if (!text)</w:t>
      </w:r>
    </w:p>
    <w:p w14:paraId="53DE25CC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0C5CE040" w14:textId="77777777" w:rsidR="006A444D" w:rsidRPr="006A444D" w:rsidRDefault="006A444D" w:rsidP="006A444D">
      <w:pPr>
        <w:pStyle w:val="a6"/>
      </w:pPr>
      <w:r w:rsidRPr="006A444D">
        <w:t>    memcpy(text, p, msg_len + 1);</w:t>
      </w:r>
    </w:p>
    <w:p w14:paraId="6213A242" w14:textId="77777777" w:rsidR="006A444D" w:rsidRPr="006A444D" w:rsidRDefault="006A444D" w:rsidP="006A444D">
      <w:pPr>
        <w:pStyle w:val="a6"/>
      </w:pPr>
    </w:p>
    <w:p w14:paraId="2644A1D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-&gt;aa = (</w:t>
      </w:r>
      <w:r w:rsidRPr="006A444D">
        <w:rPr>
          <w:u w:val="single"/>
        </w:rPr>
        <w:t>u16</w:t>
      </w:r>
      <w:r w:rsidRPr="006A444D">
        <w:t>)aa_ul;</w:t>
      </w:r>
    </w:p>
    <w:p w14:paraId="32022D4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-&gt;bbb = (</w:t>
      </w:r>
      <w:r w:rsidRPr="006A444D">
        <w:rPr>
          <w:u w:val="single"/>
        </w:rPr>
        <w:t>s32</w:t>
      </w:r>
      <w:r w:rsidRPr="006A444D">
        <w:t>)bbb_l;</w:t>
      </w:r>
    </w:p>
    <w:p w14:paraId="188F7A5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-&gt;hh = hh;</w:t>
      </w:r>
    </w:p>
    <w:p w14:paraId="535475D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-&gt;mm = mm;</w:t>
      </w:r>
    </w:p>
    <w:p w14:paraId="6A3A12C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-&gt;ss = ss;</w:t>
      </w:r>
    </w:p>
    <w:p w14:paraId="50EF02F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-&gt;message = text;</w:t>
      </w:r>
    </w:p>
    <w:p w14:paraId="7C51405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out_msg</w:t>
      </w:r>
      <w:r w:rsidRPr="006A444D">
        <w:t>-&gt;message_len = (</w:t>
      </w:r>
      <w:r w:rsidRPr="006A444D">
        <w:rPr>
          <w:u w:val="single"/>
        </w:rPr>
        <w:t>u32</w:t>
      </w:r>
      <w:r w:rsidRPr="006A444D">
        <w:t>)msg_len;</w:t>
      </w:r>
    </w:p>
    <w:p w14:paraId="541EA43F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368FDFED" w14:textId="77777777" w:rsidR="006A444D" w:rsidRPr="006A444D" w:rsidRDefault="006A444D" w:rsidP="006A444D">
      <w:pPr>
        <w:pStyle w:val="a6"/>
      </w:pPr>
      <w:r w:rsidRPr="006A444D">
        <w:t>}</w:t>
      </w:r>
    </w:p>
    <w:p w14:paraId="488E552C" w14:textId="77777777" w:rsidR="006A444D" w:rsidRPr="006A444D" w:rsidRDefault="006A444D" w:rsidP="006A444D">
      <w:pPr>
        <w:pStyle w:val="a6"/>
      </w:pPr>
    </w:p>
    <w:p w14:paraId="17665D2B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send_message(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s</w:t>
      </w:r>
      <w:r w:rsidRPr="006A444D">
        <w:t xml:space="preserve">, </w:t>
      </w:r>
      <w:r w:rsidRPr="006A444D">
        <w:rPr>
          <w:u w:val="single"/>
        </w:rPr>
        <w:t>u32</w:t>
      </w:r>
      <w:r w:rsidRPr="006A444D">
        <w:t xml:space="preserve"> </w:t>
      </w:r>
      <w:r w:rsidRPr="006A444D">
        <w:rPr>
          <w:i/>
          <w:iCs/>
        </w:rPr>
        <w:t>idx</w:t>
      </w:r>
      <w:r w:rsidRPr="006A444D">
        <w:t xml:space="preserve">, const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msg</w:t>
      </w:r>
      <w:r w:rsidRPr="006A444D">
        <w:t>)</w:t>
      </w:r>
    </w:p>
    <w:p w14:paraId="4D10E87A" w14:textId="77777777" w:rsidR="006A444D" w:rsidRPr="006A444D" w:rsidRDefault="006A444D" w:rsidP="006A444D">
      <w:pPr>
        <w:pStyle w:val="a6"/>
      </w:pPr>
      <w:r w:rsidRPr="006A444D">
        <w:t>{</w:t>
      </w:r>
    </w:p>
    <w:p w14:paraId="1CB3707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packet_len;</w:t>
      </w:r>
    </w:p>
    <w:p w14:paraId="2AEDEDB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buf;</w:t>
      </w:r>
    </w:p>
    <w:p w14:paraId="04C4EAE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bbb_bits;</w:t>
      </w:r>
    </w:p>
    <w:p w14:paraId="1173A77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rc;</w:t>
      </w:r>
    </w:p>
    <w:p w14:paraId="1CEB242B" w14:textId="77777777" w:rsidR="006A444D" w:rsidRPr="006A444D" w:rsidRDefault="006A444D" w:rsidP="006A444D">
      <w:pPr>
        <w:pStyle w:val="a6"/>
      </w:pPr>
    </w:p>
    <w:p w14:paraId="03D74D1B" w14:textId="77777777" w:rsidR="006A444D" w:rsidRPr="006A444D" w:rsidRDefault="006A444D" w:rsidP="006A444D">
      <w:pPr>
        <w:pStyle w:val="a6"/>
      </w:pPr>
      <w:r w:rsidRPr="006A444D">
        <w:t>    packet_len = 17 + (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-&gt;message_len;</w:t>
      </w:r>
    </w:p>
    <w:p w14:paraId="75B5C339" w14:textId="77777777" w:rsidR="006A444D" w:rsidRPr="006A444D" w:rsidRDefault="006A444D" w:rsidP="006A444D">
      <w:pPr>
        <w:pStyle w:val="a6"/>
      </w:pPr>
      <w:r w:rsidRPr="006A444D">
        <w:t>    buf = (</w:t>
      </w:r>
      <w:r w:rsidRPr="006A444D">
        <w:rPr>
          <w:i/>
          <w:iCs/>
        </w:rPr>
        <w:t>char</w:t>
      </w:r>
      <w:r w:rsidRPr="006A444D">
        <w:t>*)malloc((</w:t>
      </w:r>
      <w:r w:rsidRPr="006A444D">
        <w:rPr>
          <w:u w:val="single"/>
        </w:rPr>
        <w:t>size_t</w:t>
      </w:r>
      <w:r w:rsidRPr="006A444D">
        <w:t>)packet_len);</w:t>
      </w:r>
    </w:p>
    <w:p w14:paraId="590F474F" w14:textId="77777777" w:rsidR="006A444D" w:rsidRPr="006A444D" w:rsidRDefault="006A444D" w:rsidP="006A444D">
      <w:pPr>
        <w:pStyle w:val="a6"/>
      </w:pPr>
      <w:r w:rsidRPr="006A444D">
        <w:t>    if (!buf)</w:t>
      </w:r>
    </w:p>
    <w:p w14:paraId="3A2F873A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C639AA1" w14:textId="77777777" w:rsidR="006A444D" w:rsidRPr="006A444D" w:rsidRDefault="006A444D" w:rsidP="006A444D">
      <w:pPr>
        <w:pStyle w:val="a6"/>
      </w:pPr>
    </w:p>
    <w:p w14:paraId="242FF52C" w14:textId="77777777" w:rsidR="006A444D" w:rsidRPr="006A444D" w:rsidRDefault="006A444D" w:rsidP="006A444D">
      <w:pPr>
        <w:pStyle w:val="a6"/>
      </w:pPr>
      <w:r w:rsidRPr="006A444D">
        <w:t xml:space="preserve">    write_u32_be(buf + 0, </w:t>
      </w:r>
      <w:r w:rsidRPr="006A444D">
        <w:rPr>
          <w:i/>
          <w:iCs/>
        </w:rPr>
        <w:t>idx</w:t>
      </w:r>
      <w:r w:rsidRPr="006A444D">
        <w:t>);</w:t>
      </w:r>
    </w:p>
    <w:p w14:paraId="5EDD54ED" w14:textId="77777777" w:rsidR="006A444D" w:rsidRPr="006A444D" w:rsidRDefault="006A444D" w:rsidP="006A444D">
      <w:pPr>
        <w:pStyle w:val="a6"/>
      </w:pPr>
      <w:r w:rsidRPr="006A444D">
        <w:t xml:space="preserve">    write_u16_be(buf + 4, </w:t>
      </w:r>
      <w:r w:rsidRPr="006A444D">
        <w:rPr>
          <w:i/>
          <w:iCs/>
        </w:rPr>
        <w:t>msg</w:t>
      </w:r>
      <w:r w:rsidRPr="006A444D">
        <w:t>-&gt;aa);</w:t>
      </w:r>
    </w:p>
    <w:p w14:paraId="6C0FEDEC" w14:textId="77777777" w:rsidR="006A444D" w:rsidRPr="006A444D" w:rsidRDefault="006A444D" w:rsidP="006A444D">
      <w:pPr>
        <w:pStyle w:val="a6"/>
      </w:pPr>
      <w:r w:rsidRPr="006A444D">
        <w:t>    memcpy(&amp;bbb_bits, &amp;</w:t>
      </w:r>
      <w:r w:rsidRPr="006A444D">
        <w:rPr>
          <w:i/>
          <w:iCs/>
        </w:rPr>
        <w:t>msg</w:t>
      </w:r>
      <w:r w:rsidRPr="006A444D">
        <w:t>-&gt;bbb, sizeof(bbb_bits));</w:t>
      </w:r>
    </w:p>
    <w:p w14:paraId="3A27712B" w14:textId="77777777" w:rsidR="006A444D" w:rsidRPr="006A444D" w:rsidRDefault="006A444D" w:rsidP="006A444D">
      <w:pPr>
        <w:pStyle w:val="a6"/>
      </w:pPr>
      <w:r w:rsidRPr="006A444D">
        <w:t>    write_u32_be(buf + 6, bbb_bits);</w:t>
      </w:r>
    </w:p>
    <w:p w14:paraId="162D50F8" w14:textId="77777777" w:rsidR="006A444D" w:rsidRPr="006A444D" w:rsidRDefault="006A444D" w:rsidP="006A444D">
      <w:pPr>
        <w:pStyle w:val="a6"/>
      </w:pPr>
      <w:r w:rsidRPr="006A444D">
        <w:t>    buf[10]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-&gt;hh;</w:t>
      </w:r>
    </w:p>
    <w:p w14:paraId="63880578" w14:textId="77777777" w:rsidR="006A444D" w:rsidRPr="006A444D" w:rsidRDefault="006A444D" w:rsidP="006A444D">
      <w:pPr>
        <w:pStyle w:val="a6"/>
      </w:pPr>
      <w:r w:rsidRPr="006A444D">
        <w:t>    buf[11]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-&gt;mm;</w:t>
      </w:r>
    </w:p>
    <w:p w14:paraId="7446C274" w14:textId="77777777" w:rsidR="006A444D" w:rsidRPr="006A444D" w:rsidRDefault="006A444D" w:rsidP="006A444D">
      <w:pPr>
        <w:pStyle w:val="a6"/>
      </w:pPr>
      <w:r w:rsidRPr="006A444D">
        <w:t>    buf[12]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-&gt;ss;</w:t>
      </w:r>
    </w:p>
    <w:p w14:paraId="599ED1A0" w14:textId="77777777" w:rsidR="006A444D" w:rsidRPr="006A444D" w:rsidRDefault="006A444D" w:rsidP="006A444D">
      <w:pPr>
        <w:pStyle w:val="a6"/>
      </w:pPr>
      <w:r w:rsidRPr="006A444D">
        <w:t xml:space="preserve">    write_u32_be(buf + 13, </w:t>
      </w:r>
      <w:r w:rsidRPr="006A444D">
        <w:rPr>
          <w:i/>
          <w:iCs/>
        </w:rPr>
        <w:t>msg</w:t>
      </w:r>
      <w:r w:rsidRPr="006A444D">
        <w:t>-&gt;message_len);</w:t>
      </w:r>
    </w:p>
    <w:p w14:paraId="3CDCE022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msg</w:t>
      </w:r>
      <w:r w:rsidRPr="006A444D">
        <w:t>-&gt;message_len &gt; 0)</w:t>
      </w:r>
    </w:p>
    <w:p w14:paraId="008F5F9B" w14:textId="77777777" w:rsidR="006A444D" w:rsidRPr="006A444D" w:rsidRDefault="006A444D" w:rsidP="006A444D">
      <w:pPr>
        <w:pStyle w:val="a6"/>
      </w:pPr>
      <w:r w:rsidRPr="006A444D">
        <w:t xml:space="preserve">        memcpy(buf + 17, </w:t>
      </w:r>
      <w:r w:rsidRPr="006A444D">
        <w:rPr>
          <w:i/>
          <w:iCs/>
        </w:rPr>
        <w:t>msg</w:t>
      </w:r>
      <w:r w:rsidRPr="006A444D">
        <w:t>-&gt;message, (</w:t>
      </w:r>
      <w:r w:rsidRPr="006A444D">
        <w:rPr>
          <w:u w:val="single"/>
        </w:rPr>
        <w:t>size_t</w:t>
      </w:r>
      <w:r w:rsidRPr="006A444D">
        <w:t>)</w:t>
      </w:r>
      <w:r w:rsidRPr="006A444D">
        <w:rPr>
          <w:i/>
          <w:iCs/>
        </w:rPr>
        <w:t>msg</w:t>
      </w:r>
      <w:r w:rsidRPr="006A444D">
        <w:t>-&gt;message_len);</w:t>
      </w:r>
    </w:p>
    <w:p w14:paraId="17537C53" w14:textId="77777777" w:rsidR="006A444D" w:rsidRPr="006A444D" w:rsidRDefault="006A444D" w:rsidP="006A444D">
      <w:pPr>
        <w:pStyle w:val="a6"/>
      </w:pPr>
    </w:p>
    <w:p w14:paraId="78D54CC6" w14:textId="77777777" w:rsidR="006A444D" w:rsidRPr="006A444D" w:rsidRDefault="006A444D" w:rsidP="006A444D">
      <w:pPr>
        <w:pStyle w:val="a6"/>
      </w:pPr>
      <w:r w:rsidRPr="006A444D">
        <w:t>    rc = send_all(</w:t>
      </w:r>
      <w:r w:rsidRPr="006A444D">
        <w:rPr>
          <w:i/>
          <w:iCs/>
        </w:rPr>
        <w:t>s</w:t>
      </w:r>
      <w:r w:rsidRPr="006A444D">
        <w:t>, buf, packet_len);</w:t>
      </w:r>
    </w:p>
    <w:p w14:paraId="29EF3E5B" w14:textId="77777777" w:rsidR="006A444D" w:rsidRPr="006A444D" w:rsidRDefault="006A444D" w:rsidP="006A444D">
      <w:pPr>
        <w:pStyle w:val="a6"/>
      </w:pPr>
      <w:r w:rsidRPr="006A444D">
        <w:t>    free(buf);</w:t>
      </w:r>
    </w:p>
    <w:p w14:paraId="5A37F303" w14:textId="77777777" w:rsidR="006A444D" w:rsidRPr="006A444D" w:rsidRDefault="006A444D" w:rsidP="006A444D">
      <w:pPr>
        <w:pStyle w:val="a6"/>
      </w:pPr>
      <w:r w:rsidRPr="006A444D">
        <w:t>    return rc;</w:t>
      </w:r>
    </w:p>
    <w:p w14:paraId="2F729EA5" w14:textId="77777777" w:rsidR="006A444D" w:rsidRPr="006A444D" w:rsidRDefault="006A444D" w:rsidP="006A444D">
      <w:pPr>
        <w:pStyle w:val="a6"/>
      </w:pPr>
      <w:r w:rsidRPr="006A444D">
        <w:t>}</w:t>
      </w:r>
    </w:p>
    <w:p w14:paraId="5B3CF0A3" w14:textId="77777777" w:rsidR="006A444D" w:rsidRPr="006A444D" w:rsidRDefault="006A444D" w:rsidP="006A444D">
      <w:pPr>
        <w:pStyle w:val="a6"/>
      </w:pPr>
    </w:p>
    <w:p w14:paraId="4BE88F1B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send_msgs(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cn</w:t>
      </w:r>
      <w:r w:rsidRPr="006A444D">
        <w:t>)</w:t>
      </w:r>
    </w:p>
    <w:p w14:paraId="33C6DC3F" w14:textId="77777777" w:rsidR="006A444D" w:rsidRPr="006A444D" w:rsidRDefault="006A444D" w:rsidP="006A444D">
      <w:pPr>
        <w:pStyle w:val="a6"/>
      </w:pPr>
      <w:r w:rsidRPr="006A444D">
        <w:t>{</w:t>
      </w:r>
    </w:p>
    <w:p w14:paraId="6EFC23C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FILE</w:t>
      </w:r>
      <w:r w:rsidRPr="006A444D">
        <w:t>* f;</w:t>
      </w:r>
    </w:p>
    <w:p w14:paraId="59F50FF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idx;</w:t>
      </w:r>
    </w:p>
    <w:p w14:paraId="297230A7" w14:textId="77777777" w:rsidR="006A444D" w:rsidRPr="006A444D" w:rsidRDefault="006A444D" w:rsidP="006A444D">
      <w:pPr>
        <w:pStyle w:val="a6"/>
      </w:pPr>
    </w:p>
    <w:p w14:paraId="1CC139CE" w14:textId="77777777" w:rsidR="006A444D" w:rsidRPr="006A444D" w:rsidRDefault="006A444D" w:rsidP="006A444D">
      <w:pPr>
        <w:pStyle w:val="a6"/>
      </w:pPr>
      <w:r w:rsidRPr="006A444D">
        <w:t>    f = fopen("msg.txt", "rb");</w:t>
      </w:r>
    </w:p>
    <w:p w14:paraId="3BD36416" w14:textId="77777777" w:rsidR="006A444D" w:rsidRPr="006A444D" w:rsidRDefault="006A444D" w:rsidP="006A444D">
      <w:pPr>
        <w:pStyle w:val="a6"/>
      </w:pPr>
      <w:r w:rsidRPr="006A444D">
        <w:t>    if (!f)</w:t>
      </w:r>
    </w:p>
    <w:p w14:paraId="37B36813" w14:textId="77777777" w:rsidR="006A444D" w:rsidRPr="006A444D" w:rsidRDefault="006A444D" w:rsidP="006A444D">
      <w:pPr>
        <w:pStyle w:val="a6"/>
      </w:pPr>
      <w:r w:rsidRPr="006A444D">
        <w:t>        return 0;</w:t>
      </w:r>
    </w:p>
    <w:p w14:paraId="78AC70B3" w14:textId="77777777" w:rsidR="006A444D" w:rsidRPr="006A444D" w:rsidRDefault="006A444D" w:rsidP="006A444D">
      <w:pPr>
        <w:pStyle w:val="a6"/>
      </w:pPr>
    </w:p>
    <w:p w14:paraId="0A6C6E07" w14:textId="77777777" w:rsidR="006A444D" w:rsidRPr="006A444D" w:rsidRDefault="006A444D" w:rsidP="006A444D">
      <w:pPr>
        <w:pStyle w:val="a6"/>
      </w:pPr>
      <w:r w:rsidRPr="006A444D">
        <w:t>    idx = 0;</w:t>
      </w:r>
    </w:p>
    <w:p w14:paraId="7CC5C4B4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4A181624" w14:textId="77777777" w:rsidR="006A444D" w:rsidRPr="006A444D" w:rsidRDefault="006A444D" w:rsidP="006A444D">
      <w:pPr>
        <w:pStyle w:val="a6"/>
      </w:pPr>
      <w:r w:rsidRPr="006A444D">
        <w:t>    {</w:t>
      </w:r>
    </w:p>
    <w:p w14:paraId="19163A86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char</w:t>
      </w:r>
      <w:r w:rsidRPr="006A444D">
        <w:t>* line;</w:t>
      </w:r>
    </w:p>
    <w:p w14:paraId="04CFD92F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st;</w:t>
      </w:r>
    </w:p>
    <w:p w14:paraId="34CBA3E3" w14:textId="77777777" w:rsidR="006A444D" w:rsidRPr="006A444D" w:rsidRDefault="006A444D" w:rsidP="006A444D">
      <w:pPr>
        <w:pStyle w:val="a6"/>
      </w:pPr>
    </w:p>
    <w:p w14:paraId="035AFDB5" w14:textId="77777777" w:rsidR="006A444D" w:rsidRPr="006A444D" w:rsidRDefault="006A444D" w:rsidP="006A444D">
      <w:pPr>
        <w:pStyle w:val="a6"/>
      </w:pPr>
      <w:r w:rsidRPr="006A444D">
        <w:t>        line = NULL;</w:t>
      </w:r>
    </w:p>
    <w:p w14:paraId="54C3ABBF" w14:textId="77777777" w:rsidR="006A444D" w:rsidRPr="006A444D" w:rsidRDefault="006A444D" w:rsidP="006A444D">
      <w:pPr>
        <w:pStyle w:val="a6"/>
      </w:pPr>
      <w:r w:rsidRPr="006A444D">
        <w:t>        st = read_line_alloc(f, &amp;line);</w:t>
      </w:r>
    </w:p>
    <w:p w14:paraId="71A0918E" w14:textId="77777777" w:rsidR="006A444D" w:rsidRPr="006A444D" w:rsidRDefault="006A444D" w:rsidP="006A444D">
      <w:pPr>
        <w:pStyle w:val="a6"/>
      </w:pPr>
      <w:r w:rsidRPr="006A444D">
        <w:t>        if (st &lt; 0)</w:t>
      </w:r>
    </w:p>
    <w:p w14:paraId="37FCE641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7C1A1437" w14:textId="77777777" w:rsidR="006A444D" w:rsidRPr="006A444D" w:rsidRDefault="006A444D" w:rsidP="006A444D">
      <w:pPr>
        <w:pStyle w:val="a6"/>
      </w:pPr>
      <w:r w:rsidRPr="006A444D">
        <w:t>            fclose(f);</w:t>
      </w:r>
    </w:p>
    <w:p w14:paraId="0F868290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364B761A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07FE883C" w14:textId="77777777" w:rsidR="006A444D" w:rsidRPr="006A444D" w:rsidRDefault="006A444D" w:rsidP="006A444D">
      <w:pPr>
        <w:pStyle w:val="a6"/>
      </w:pPr>
      <w:r w:rsidRPr="006A444D">
        <w:t>        if (st == 0)</w:t>
      </w:r>
    </w:p>
    <w:p w14:paraId="4ABD0F88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5209B4EA" w14:textId="77777777" w:rsidR="006A444D" w:rsidRPr="006A444D" w:rsidRDefault="006A444D" w:rsidP="006A444D">
      <w:pPr>
        <w:pStyle w:val="a6"/>
      </w:pPr>
    </w:p>
    <w:p w14:paraId="596E4D0C" w14:textId="77777777" w:rsidR="006A444D" w:rsidRPr="006A444D" w:rsidRDefault="006A444D" w:rsidP="006A444D">
      <w:pPr>
        <w:pStyle w:val="a6"/>
      </w:pPr>
      <w:r w:rsidRPr="006A444D">
        <w:t>        if (line[0] != '\0')</w:t>
      </w:r>
    </w:p>
    <w:p w14:paraId="778EAF9B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37F3BCE1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char</w:t>
      </w:r>
      <w:r w:rsidRPr="006A444D">
        <w:t>* rest;</w:t>
      </w:r>
    </w:p>
    <w:p w14:paraId="1CA1C90D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u w:val="single"/>
        </w:rPr>
        <w:t>Message</w:t>
      </w:r>
      <w:r w:rsidRPr="006A444D">
        <w:t xml:space="preserve"> msg;</w:t>
      </w:r>
    </w:p>
    <w:p w14:paraId="05AAABE0" w14:textId="77777777" w:rsidR="006A444D" w:rsidRPr="006A444D" w:rsidRDefault="006A444D" w:rsidP="006A444D">
      <w:pPr>
        <w:pStyle w:val="a6"/>
      </w:pPr>
      <w:r w:rsidRPr="006A444D">
        <w:t>            message_init(&amp;msg);</w:t>
      </w:r>
    </w:p>
    <w:p w14:paraId="7F907408" w14:textId="77777777" w:rsidR="006A444D" w:rsidRPr="006A444D" w:rsidRDefault="006A444D" w:rsidP="006A444D">
      <w:pPr>
        <w:pStyle w:val="a6"/>
      </w:pPr>
    </w:p>
    <w:p w14:paraId="63C057EE" w14:textId="77777777" w:rsidR="006A444D" w:rsidRPr="006A444D" w:rsidRDefault="006A444D" w:rsidP="006A444D">
      <w:pPr>
        <w:pStyle w:val="a6"/>
      </w:pPr>
      <w:r w:rsidRPr="006A444D">
        <w:t>            rest = strchr(line, ' ');</w:t>
      </w:r>
    </w:p>
    <w:p w14:paraId="64FA3D92" w14:textId="77777777" w:rsidR="006A444D" w:rsidRPr="006A444D" w:rsidRDefault="006A444D" w:rsidP="006A444D">
      <w:pPr>
        <w:pStyle w:val="a6"/>
      </w:pPr>
      <w:r w:rsidRPr="006A444D">
        <w:t>            if (rest &amp;&amp; rest[1] != '\0')</w:t>
      </w:r>
    </w:p>
    <w:p w14:paraId="6F18EA65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29E51529" w14:textId="77777777" w:rsidR="006A444D" w:rsidRPr="006A444D" w:rsidRDefault="006A444D" w:rsidP="006A444D">
      <w:pPr>
        <w:pStyle w:val="a6"/>
      </w:pPr>
      <w:r w:rsidRPr="006A444D">
        <w:t>                rest++;</w:t>
      </w:r>
    </w:p>
    <w:p w14:paraId="54699218" w14:textId="77777777" w:rsidR="006A444D" w:rsidRPr="006A444D" w:rsidRDefault="006A444D" w:rsidP="006A444D">
      <w:pPr>
        <w:pStyle w:val="a6"/>
      </w:pPr>
      <w:r w:rsidRPr="006A444D">
        <w:t>                if (parse_line_to_message(rest, &amp;msg) == 0)</w:t>
      </w:r>
    </w:p>
    <w:p w14:paraId="71169881" w14:textId="77777777" w:rsidR="006A444D" w:rsidRPr="006A444D" w:rsidRDefault="006A444D" w:rsidP="006A444D">
      <w:pPr>
        <w:pStyle w:val="a6"/>
      </w:pPr>
      <w:r w:rsidRPr="006A444D">
        <w:t>                {</w:t>
      </w:r>
    </w:p>
    <w:p w14:paraId="0AE57B63" w14:textId="77777777" w:rsidR="006A444D" w:rsidRPr="006A444D" w:rsidRDefault="006A444D" w:rsidP="006A444D">
      <w:pPr>
        <w:pStyle w:val="a6"/>
      </w:pPr>
      <w:r w:rsidRPr="006A444D">
        <w:t>                    if (send_message(</w:t>
      </w:r>
      <w:r w:rsidRPr="006A444D">
        <w:rPr>
          <w:i/>
          <w:iCs/>
        </w:rPr>
        <w:t>cn</w:t>
      </w:r>
      <w:r w:rsidRPr="006A444D">
        <w:t>, idx, &amp;msg) != 0)</w:t>
      </w:r>
    </w:p>
    <w:p w14:paraId="20BB3572" w14:textId="77777777" w:rsidR="006A444D" w:rsidRPr="006A444D" w:rsidRDefault="006A444D" w:rsidP="006A444D">
      <w:pPr>
        <w:pStyle w:val="a6"/>
      </w:pPr>
      <w:r w:rsidRPr="006A444D">
        <w:t>                    {</w:t>
      </w:r>
    </w:p>
    <w:p w14:paraId="48FE1DE5" w14:textId="77777777" w:rsidR="006A444D" w:rsidRPr="006A444D" w:rsidRDefault="006A444D" w:rsidP="006A444D">
      <w:pPr>
        <w:pStyle w:val="a6"/>
      </w:pPr>
      <w:r w:rsidRPr="006A444D">
        <w:t>                        free(line);</w:t>
      </w:r>
    </w:p>
    <w:p w14:paraId="57CDBEF8" w14:textId="77777777" w:rsidR="006A444D" w:rsidRPr="006A444D" w:rsidRDefault="006A444D" w:rsidP="006A444D">
      <w:pPr>
        <w:pStyle w:val="a6"/>
      </w:pPr>
      <w:r w:rsidRPr="006A444D">
        <w:t>                        message_free(&amp;msg);</w:t>
      </w:r>
    </w:p>
    <w:p w14:paraId="0B2415B3" w14:textId="77777777" w:rsidR="006A444D" w:rsidRPr="006A444D" w:rsidRDefault="006A444D" w:rsidP="006A444D">
      <w:pPr>
        <w:pStyle w:val="a6"/>
      </w:pPr>
      <w:r w:rsidRPr="006A444D">
        <w:t>                        fclose(f);</w:t>
      </w:r>
    </w:p>
    <w:p w14:paraId="02613332" w14:textId="77777777" w:rsidR="006A444D" w:rsidRPr="006A444D" w:rsidRDefault="006A444D" w:rsidP="006A444D">
      <w:pPr>
        <w:pStyle w:val="a6"/>
      </w:pPr>
      <w:r w:rsidRPr="006A444D">
        <w:t>                        return -1;</w:t>
      </w:r>
    </w:p>
    <w:p w14:paraId="65F5BD5C" w14:textId="77777777" w:rsidR="006A444D" w:rsidRPr="006A444D" w:rsidRDefault="006A444D" w:rsidP="006A444D">
      <w:pPr>
        <w:pStyle w:val="a6"/>
      </w:pPr>
      <w:r w:rsidRPr="006A444D">
        <w:t>                    }</w:t>
      </w:r>
    </w:p>
    <w:p w14:paraId="1F6E551B" w14:textId="77777777" w:rsidR="006A444D" w:rsidRPr="006A444D" w:rsidRDefault="006A444D" w:rsidP="006A444D">
      <w:pPr>
        <w:pStyle w:val="a6"/>
      </w:pPr>
      <w:r w:rsidRPr="006A444D">
        <w:t>                    idx++;</w:t>
      </w:r>
    </w:p>
    <w:p w14:paraId="66C3BFC1" w14:textId="77777777" w:rsidR="006A444D" w:rsidRPr="006A444D" w:rsidRDefault="006A444D" w:rsidP="006A444D">
      <w:pPr>
        <w:pStyle w:val="a6"/>
      </w:pPr>
      <w:r w:rsidRPr="006A444D">
        <w:t>                }</w:t>
      </w:r>
    </w:p>
    <w:p w14:paraId="7EA02BDF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61C00544" w14:textId="77777777" w:rsidR="006A444D" w:rsidRPr="006A444D" w:rsidRDefault="006A444D" w:rsidP="006A444D">
      <w:pPr>
        <w:pStyle w:val="a6"/>
      </w:pPr>
      <w:r w:rsidRPr="006A444D">
        <w:t>            message_free(&amp;msg);</w:t>
      </w:r>
    </w:p>
    <w:p w14:paraId="1E96FA44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210BC026" w14:textId="77777777" w:rsidR="006A444D" w:rsidRPr="006A444D" w:rsidRDefault="006A444D" w:rsidP="006A444D">
      <w:pPr>
        <w:pStyle w:val="a6"/>
      </w:pPr>
      <w:r w:rsidRPr="006A444D">
        <w:t>        free(line);</w:t>
      </w:r>
    </w:p>
    <w:p w14:paraId="5AD7232E" w14:textId="77777777" w:rsidR="006A444D" w:rsidRPr="006A444D" w:rsidRDefault="006A444D" w:rsidP="006A444D">
      <w:pPr>
        <w:pStyle w:val="a6"/>
      </w:pPr>
      <w:r w:rsidRPr="006A444D">
        <w:t>    }</w:t>
      </w:r>
    </w:p>
    <w:p w14:paraId="0A6D9074" w14:textId="77777777" w:rsidR="006A444D" w:rsidRPr="006A444D" w:rsidRDefault="006A444D" w:rsidP="006A444D">
      <w:pPr>
        <w:pStyle w:val="a6"/>
      </w:pPr>
    </w:p>
    <w:p w14:paraId="284B6578" w14:textId="77777777" w:rsidR="006A444D" w:rsidRPr="006A444D" w:rsidRDefault="006A444D" w:rsidP="006A444D">
      <w:pPr>
        <w:pStyle w:val="a6"/>
      </w:pPr>
      <w:r w:rsidRPr="006A444D">
        <w:t>    fclose(f);</w:t>
      </w:r>
    </w:p>
    <w:p w14:paraId="6F807054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2D622826" w14:textId="77777777" w:rsidR="006A444D" w:rsidRPr="006A444D" w:rsidRDefault="006A444D" w:rsidP="006A444D">
      <w:pPr>
        <w:pStyle w:val="a6"/>
      </w:pPr>
      <w:r w:rsidRPr="006A444D">
        <w:t>}</w:t>
      </w:r>
    </w:p>
    <w:p w14:paraId="29AB075B" w14:textId="77777777" w:rsidR="006A444D" w:rsidRPr="006A444D" w:rsidRDefault="006A444D" w:rsidP="006A444D">
      <w:pPr>
        <w:pStyle w:val="a6"/>
      </w:pPr>
    </w:p>
    <w:p w14:paraId="214607D3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dispatch(</w:t>
      </w:r>
      <w:r w:rsidRPr="006A444D">
        <w:rPr>
          <w:u w:val="single"/>
        </w:rPr>
        <w:t>socket_t</w:t>
      </w:r>
      <w:r w:rsidRPr="006A444D">
        <w:t xml:space="preserve"> </w:t>
      </w:r>
      <w:r w:rsidRPr="006A444D">
        <w:rPr>
          <w:i/>
          <w:iCs/>
        </w:rPr>
        <w:t>cn</w:t>
      </w:r>
      <w:r w:rsidRPr="006A444D">
        <w:t xml:space="preserve">, 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peer</w:t>
      </w:r>
      <w:r w:rsidRPr="006A444D">
        <w:t>)</w:t>
      </w:r>
    </w:p>
    <w:p w14:paraId="16A6F45C" w14:textId="77777777" w:rsidR="006A444D" w:rsidRPr="006A444D" w:rsidRDefault="006A444D" w:rsidP="006A444D">
      <w:pPr>
        <w:pStyle w:val="a6"/>
      </w:pPr>
      <w:r w:rsidRPr="006A444D">
        <w:t>{</w:t>
      </w:r>
    </w:p>
    <w:p w14:paraId="1DF9249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Buffer</w:t>
      </w:r>
      <w:r w:rsidRPr="006A444D">
        <w:t xml:space="preserve"> buf;</w:t>
      </w:r>
    </w:p>
    <w:p w14:paraId="79FCC2E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tmp[1024];</w:t>
      </w:r>
    </w:p>
    <w:p w14:paraId="70CD741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mode[4];</w:t>
      </w:r>
    </w:p>
    <w:p w14:paraId="14EBEA2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mode_set;</w:t>
      </w:r>
    </w:p>
    <w:p w14:paraId="3983AD5E" w14:textId="77777777" w:rsidR="006A444D" w:rsidRPr="006A444D" w:rsidRDefault="006A444D" w:rsidP="006A444D">
      <w:pPr>
        <w:pStyle w:val="a6"/>
      </w:pPr>
    </w:p>
    <w:p w14:paraId="0B9ED401" w14:textId="77777777" w:rsidR="006A444D" w:rsidRPr="006A444D" w:rsidRDefault="006A444D" w:rsidP="006A444D">
      <w:pPr>
        <w:pStyle w:val="a6"/>
      </w:pPr>
      <w:r w:rsidRPr="006A444D">
        <w:t>    buf_init(&amp;buf);</w:t>
      </w:r>
    </w:p>
    <w:p w14:paraId="6737F092" w14:textId="77777777" w:rsidR="006A444D" w:rsidRPr="006A444D" w:rsidRDefault="006A444D" w:rsidP="006A444D">
      <w:pPr>
        <w:pStyle w:val="a6"/>
      </w:pPr>
      <w:r w:rsidRPr="006A444D">
        <w:t>    mode[0] = '\0';</w:t>
      </w:r>
    </w:p>
    <w:p w14:paraId="6814F272" w14:textId="77777777" w:rsidR="006A444D" w:rsidRPr="006A444D" w:rsidRDefault="006A444D" w:rsidP="006A444D">
      <w:pPr>
        <w:pStyle w:val="a6"/>
      </w:pPr>
      <w:r w:rsidRPr="006A444D">
        <w:t>    mode_set = 0;</w:t>
      </w:r>
    </w:p>
    <w:p w14:paraId="06A5DE5A" w14:textId="77777777" w:rsidR="006A444D" w:rsidRPr="006A444D" w:rsidRDefault="006A444D" w:rsidP="006A444D">
      <w:pPr>
        <w:pStyle w:val="a6"/>
      </w:pPr>
    </w:p>
    <w:p w14:paraId="244FDB7E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26A43E7A" w14:textId="77777777" w:rsidR="006A444D" w:rsidRPr="006A444D" w:rsidRDefault="006A444D" w:rsidP="006A444D">
      <w:pPr>
        <w:pStyle w:val="a6"/>
      </w:pPr>
      <w:r w:rsidRPr="006A444D">
        <w:t>    {</w:t>
      </w:r>
    </w:p>
    <w:p w14:paraId="05FD8FA9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n = recv_some(</w:t>
      </w:r>
      <w:r w:rsidRPr="006A444D">
        <w:rPr>
          <w:i/>
          <w:iCs/>
        </w:rPr>
        <w:t>cn</w:t>
      </w:r>
      <w:r w:rsidRPr="006A444D">
        <w:t>, tmp, sizeof(tmp));</w:t>
      </w:r>
    </w:p>
    <w:p w14:paraId="6B7D08DB" w14:textId="77777777" w:rsidR="006A444D" w:rsidRPr="006A444D" w:rsidRDefault="006A444D" w:rsidP="006A444D">
      <w:pPr>
        <w:pStyle w:val="a6"/>
      </w:pPr>
      <w:r w:rsidRPr="006A444D">
        <w:t>        if (n &lt; 0)</w:t>
      </w:r>
    </w:p>
    <w:p w14:paraId="36C997D2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6ED21A3E" w14:textId="77777777" w:rsidR="006A444D" w:rsidRPr="006A444D" w:rsidRDefault="006A444D" w:rsidP="006A444D">
      <w:pPr>
        <w:pStyle w:val="a6"/>
      </w:pPr>
      <w:r w:rsidRPr="006A444D">
        <w:t>            buf_free(&amp;buf);</w:t>
      </w:r>
    </w:p>
    <w:p w14:paraId="0D45BD41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477A1C7D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32A3B1E4" w14:textId="77777777" w:rsidR="006A444D" w:rsidRPr="006A444D" w:rsidRDefault="006A444D" w:rsidP="006A444D">
      <w:pPr>
        <w:pStyle w:val="a6"/>
      </w:pPr>
      <w:r w:rsidRPr="006A444D">
        <w:t>        if (n == 0)</w:t>
      </w:r>
    </w:p>
    <w:p w14:paraId="4CEC406F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1E70BC8A" w14:textId="77777777" w:rsidR="006A444D" w:rsidRPr="006A444D" w:rsidRDefault="006A444D" w:rsidP="006A444D">
      <w:pPr>
        <w:pStyle w:val="a6"/>
      </w:pPr>
    </w:p>
    <w:p w14:paraId="65FDC848" w14:textId="77777777" w:rsidR="006A444D" w:rsidRPr="006A444D" w:rsidRDefault="006A444D" w:rsidP="006A444D">
      <w:pPr>
        <w:pStyle w:val="a6"/>
      </w:pPr>
      <w:r w:rsidRPr="006A444D">
        <w:t>        if (!buf_append(&amp;buf, tmp, n))</w:t>
      </w:r>
    </w:p>
    <w:p w14:paraId="53F95D4E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207D4970" w14:textId="77777777" w:rsidR="006A444D" w:rsidRPr="006A444D" w:rsidRDefault="006A444D" w:rsidP="006A444D">
      <w:pPr>
        <w:pStyle w:val="a6"/>
      </w:pPr>
      <w:r w:rsidRPr="006A444D">
        <w:t>            buf_free(&amp;buf);</w:t>
      </w:r>
    </w:p>
    <w:p w14:paraId="017707D6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4E744E6B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5EF1491E" w14:textId="77777777" w:rsidR="006A444D" w:rsidRPr="006A444D" w:rsidRDefault="006A444D" w:rsidP="006A444D">
      <w:pPr>
        <w:pStyle w:val="a6"/>
      </w:pPr>
    </w:p>
    <w:p w14:paraId="698EFEEE" w14:textId="77777777" w:rsidR="006A444D" w:rsidRPr="006A444D" w:rsidRDefault="006A444D" w:rsidP="006A444D">
      <w:pPr>
        <w:pStyle w:val="a6"/>
      </w:pPr>
      <w:r w:rsidRPr="006A444D">
        <w:t>        if (!mode_set &amp;&amp; buf.len &gt;= 3)</w:t>
      </w:r>
    </w:p>
    <w:p w14:paraId="2DD6D40B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25916CD6" w14:textId="77777777" w:rsidR="006A444D" w:rsidRPr="006A444D" w:rsidRDefault="006A444D" w:rsidP="006A444D">
      <w:pPr>
        <w:pStyle w:val="a6"/>
      </w:pPr>
      <w:r w:rsidRPr="006A444D">
        <w:t>            memcpy(mode, buf.data, 3);</w:t>
      </w:r>
    </w:p>
    <w:p w14:paraId="5709021E" w14:textId="77777777" w:rsidR="006A444D" w:rsidRPr="006A444D" w:rsidRDefault="006A444D" w:rsidP="006A444D">
      <w:pPr>
        <w:pStyle w:val="a6"/>
      </w:pPr>
      <w:r w:rsidRPr="006A444D">
        <w:t>            mode[3] = '\0';</w:t>
      </w:r>
    </w:p>
    <w:p w14:paraId="0FA31178" w14:textId="77777777" w:rsidR="006A444D" w:rsidRPr="006A444D" w:rsidRDefault="006A444D" w:rsidP="006A444D">
      <w:pPr>
        <w:pStyle w:val="a6"/>
      </w:pPr>
      <w:r w:rsidRPr="006A444D">
        <w:t>            buf_consume(&amp;buf, 3);</w:t>
      </w:r>
    </w:p>
    <w:p w14:paraId="7DE1D087" w14:textId="77777777" w:rsidR="006A444D" w:rsidRPr="006A444D" w:rsidRDefault="006A444D" w:rsidP="006A444D">
      <w:pPr>
        <w:pStyle w:val="a6"/>
      </w:pPr>
      <w:r w:rsidRPr="006A444D">
        <w:t>            mode_set = 1;</w:t>
      </w:r>
    </w:p>
    <w:p w14:paraId="5B09C420" w14:textId="77777777" w:rsidR="006A444D" w:rsidRPr="006A444D" w:rsidRDefault="006A444D" w:rsidP="006A444D">
      <w:pPr>
        <w:pStyle w:val="a6"/>
      </w:pPr>
      <w:r w:rsidRPr="006A444D">
        <w:t>            if (strcmp(mode, "put") != 0)</w:t>
      </w:r>
    </w:p>
    <w:p w14:paraId="20B5EDD9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7E7258B9" w14:textId="77777777" w:rsidR="006A444D" w:rsidRPr="006A444D" w:rsidRDefault="006A444D" w:rsidP="006A444D">
      <w:pPr>
        <w:pStyle w:val="a6"/>
      </w:pPr>
      <w:r w:rsidRPr="006A444D">
        <w:t>                buf_free(&amp;buf);</w:t>
      </w:r>
    </w:p>
    <w:p w14:paraId="03C2A892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5DC9AA26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1C916E17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2392C9E" w14:textId="77777777" w:rsidR="006A444D" w:rsidRPr="006A444D" w:rsidRDefault="006A444D" w:rsidP="006A444D">
      <w:pPr>
        <w:pStyle w:val="a6"/>
      </w:pPr>
    </w:p>
    <w:p w14:paraId="36716F15" w14:textId="77777777" w:rsidR="006A444D" w:rsidRPr="006A444D" w:rsidRDefault="006A444D" w:rsidP="006A444D">
      <w:pPr>
        <w:pStyle w:val="a6"/>
      </w:pPr>
      <w:r w:rsidRPr="006A444D">
        <w:t>        if (mode_set &amp;&amp; strcmp(mode, "put") == 0)</w:t>
      </w:r>
    </w:p>
    <w:p w14:paraId="38BF4F9F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1E5E5C2F" w14:textId="77777777" w:rsidR="006A444D" w:rsidRPr="006A444D" w:rsidRDefault="006A444D" w:rsidP="006A444D">
      <w:pPr>
        <w:pStyle w:val="a6"/>
      </w:pPr>
      <w:r w:rsidRPr="006A444D">
        <w:t>            for (;;)</w:t>
      </w:r>
    </w:p>
    <w:p w14:paraId="25032D40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05EBB03E" w14:textId="77777777" w:rsidR="006A444D" w:rsidRPr="006A444D" w:rsidRDefault="006A444D" w:rsidP="006A444D">
      <w:pPr>
        <w:pStyle w:val="a6"/>
      </w:pPr>
      <w:r w:rsidRPr="006A444D">
        <w:t xml:space="preserve">                </w:t>
      </w:r>
      <w:r w:rsidRPr="006A444D">
        <w:rPr>
          <w:u w:val="single"/>
        </w:rPr>
        <w:t>u32</w:t>
      </w:r>
      <w:r w:rsidRPr="006A444D">
        <w:t xml:space="preserve"> idx;</w:t>
      </w:r>
    </w:p>
    <w:p w14:paraId="3DD4F2A5" w14:textId="77777777" w:rsidR="006A444D" w:rsidRPr="006A444D" w:rsidRDefault="006A444D" w:rsidP="006A444D">
      <w:pPr>
        <w:pStyle w:val="a6"/>
      </w:pPr>
      <w:r w:rsidRPr="006A444D">
        <w:lastRenderedPageBreak/>
        <w:t xml:space="preserve">                </w:t>
      </w:r>
      <w:r w:rsidRPr="006A444D">
        <w:rPr>
          <w:u w:val="single"/>
        </w:rPr>
        <w:t>Message</w:t>
      </w:r>
      <w:r w:rsidRPr="006A444D">
        <w:t xml:space="preserve"> msg;</w:t>
      </w:r>
    </w:p>
    <w:p w14:paraId="2D6D7FA8" w14:textId="77777777" w:rsidR="006A444D" w:rsidRPr="006A444D" w:rsidRDefault="006A444D" w:rsidP="006A444D">
      <w:pPr>
        <w:pStyle w:val="a6"/>
      </w:pPr>
      <w:r w:rsidRPr="006A444D">
        <w:t xml:space="preserve">                </w:t>
      </w:r>
      <w:r w:rsidRPr="006A444D">
        <w:rPr>
          <w:i/>
          <w:iCs/>
        </w:rPr>
        <w:t>int</w:t>
      </w:r>
      <w:r w:rsidRPr="006A444D">
        <w:t xml:space="preserve"> st;</w:t>
      </w:r>
    </w:p>
    <w:p w14:paraId="5CC71018" w14:textId="77777777" w:rsidR="006A444D" w:rsidRPr="006A444D" w:rsidRDefault="006A444D" w:rsidP="006A444D">
      <w:pPr>
        <w:pStyle w:val="a6"/>
      </w:pPr>
      <w:r w:rsidRPr="006A444D">
        <w:t>                message_init(&amp;msg);</w:t>
      </w:r>
    </w:p>
    <w:p w14:paraId="5BC14E2C" w14:textId="77777777" w:rsidR="006A444D" w:rsidRPr="006A444D" w:rsidRDefault="006A444D" w:rsidP="006A444D">
      <w:pPr>
        <w:pStyle w:val="a6"/>
      </w:pPr>
      <w:r w:rsidRPr="006A444D">
        <w:t>                st = shift_msg(&amp;buf, &amp;idx, &amp;msg);</w:t>
      </w:r>
    </w:p>
    <w:p w14:paraId="21E0C594" w14:textId="77777777" w:rsidR="006A444D" w:rsidRPr="006A444D" w:rsidRDefault="006A444D" w:rsidP="006A444D">
      <w:pPr>
        <w:pStyle w:val="a6"/>
      </w:pPr>
      <w:r w:rsidRPr="006A444D">
        <w:t>                if (st &lt; 0)</w:t>
      </w:r>
    </w:p>
    <w:p w14:paraId="47087F34" w14:textId="77777777" w:rsidR="006A444D" w:rsidRPr="006A444D" w:rsidRDefault="006A444D" w:rsidP="006A444D">
      <w:pPr>
        <w:pStyle w:val="a6"/>
      </w:pPr>
      <w:r w:rsidRPr="006A444D">
        <w:t>                {</w:t>
      </w:r>
    </w:p>
    <w:p w14:paraId="2C04CFD3" w14:textId="77777777" w:rsidR="006A444D" w:rsidRPr="006A444D" w:rsidRDefault="006A444D" w:rsidP="006A444D">
      <w:pPr>
        <w:pStyle w:val="a6"/>
      </w:pPr>
      <w:r w:rsidRPr="006A444D">
        <w:t>                    message_free(&amp;msg);</w:t>
      </w:r>
    </w:p>
    <w:p w14:paraId="4FA594A3" w14:textId="77777777" w:rsidR="006A444D" w:rsidRPr="006A444D" w:rsidRDefault="006A444D" w:rsidP="006A444D">
      <w:pPr>
        <w:pStyle w:val="a6"/>
      </w:pPr>
      <w:r w:rsidRPr="006A444D">
        <w:t>                    buf_free(&amp;buf);</w:t>
      </w:r>
    </w:p>
    <w:p w14:paraId="1E4419E4" w14:textId="77777777" w:rsidR="006A444D" w:rsidRPr="006A444D" w:rsidRDefault="006A444D" w:rsidP="006A444D">
      <w:pPr>
        <w:pStyle w:val="a6"/>
      </w:pPr>
      <w:r w:rsidRPr="006A444D">
        <w:t>                    return -1;</w:t>
      </w:r>
    </w:p>
    <w:p w14:paraId="35A21027" w14:textId="77777777" w:rsidR="006A444D" w:rsidRPr="006A444D" w:rsidRDefault="006A444D" w:rsidP="006A444D">
      <w:pPr>
        <w:pStyle w:val="a6"/>
      </w:pPr>
      <w:r w:rsidRPr="006A444D">
        <w:t>                }</w:t>
      </w:r>
    </w:p>
    <w:p w14:paraId="25527738" w14:textId="77777777" w:rsidR="006A444D" w:rsidRPr="006A444D" w:rsidRDefault="006A444D" w:rsidP="006A444D">
      <w:pPr>
        <w:pStyle w:val="a6"/>
      </w:pPr>
      <w:r w:rsidRPr="006A444D">
        <w:t>                if (st == 0)</w:t>
      </w:r>
    </w:p>
    <w:p w14:paraId="67B46B05" w14:textId="77777777" w:rsidR="006A444D" w:rsidRPr="006A444D" w:rsidRDefault="006A444D" w:rsidP="006A444D">
      <w:pPr>
        <w:pStyle w:val="a6"/>
      </w:pPr>
      <w:r w:rsidRPr="006A444D">
        <w:t>                {</w:t>
      </w:r>
    </w:p>
    <w:p w14:paraId="0F7A8A31" w14:textId="77777777" w:rsidR="006A444D" w:rsidRPr="006A444D" w:rsidRDefault="006A444D" w:rsidP="006A444D">
      <w:pPr>
        <w:pStyle w:val="a6"/>
      </w:pPr>
      <w:r w:rsidRPr="006A444D">
        <w:t>                    message_free(&amp;msg);</w:t>
      </w:r>
    </w:p>
    <w:p w14:paraId="6B143870" w14:textId="77777777" w:rsidR="006A444D" w:rsidRPr="006A444D" w:rsidRDefault="006A444D" w:rsidP="006A444D">
      <w:pPr>
        <w:pStyle w:val="a6"/>
      </w:pPr>
      <w:r w:rsidRPr="006A444D">
        <w:t>                    break;</w:t>
      </w:r>
    </w:p>
    <w:p w14:paraId="01C61B33" w14:textId="77777777" w:rsidR="006A444D" w:rsidRPr="006A444D" w:rsidRDefault="006A444D" w:rsidP="006A444D">
      <w:pPr>
        <w:pStyle w:val="a6"/>
      </w:pPr>
      <w:r w:rsidRPr="006A444D">
        <w:t>                }</w:t>
      </w:r>
    </w:p>
    <w:p w14:paraId="280E2668" w14:textId="77777777" w:rsidR="006A444D" w:rsidRPr="006A444D" w:rsidRDefault="006A444D" w:rsidP="006A444D">
      <w:pPr>
        <w:pStyle w:val="a6"/>
      </w:pPr>
    </w:p>
    <w:p w14:paraId="41E42413" w14:textId="77777777" w:rsidR="006A444D" w:rsidRPr="006A444D" w:rsidRDefault="006A444D" w:rsidP="006A444D">
      <w:pPr>
        <w:pStyle w:val="a6"/>
      </w:pPr>
      <w:r w:rsidRPr="006A444D">
        <w:t>                (</w:t>
      </w:r>
      <w:r w:rsidRPr="006A444D">
        <w:rPr>
          <w:i/>
          <w:iCs/>
        </w:rPr>
        <w:t>void</w:t>
      </w:r>
      <w:r w:rsidRPr="006A444D">
        <w:t>)idx;</w:t>
      </w:r>
    </w:p>
    <w:p w14:paraId="6848B189" w14:textId="77777777" w:rsidR="006A444D" w:rsidRPr="006A444D" w:rsidRDefault="006A444D" w:rsidP="006A444D">
      <w:pPr>
        <w:pStyle w:val="a6"/>
      </w:pPr>
      <w:r w:rsidRPr="006A444D">
        <w:t>                msglog(</w:t>
      </w:r>
      <w:r w:rsidRPr="006A444D">
        <w:rPr>
          <w:i/>
          <w:iCs/>
        </w:rPr>
        <w:t>peer</w:t>
      </w:r>
      <w:r w:rsidRPr="006A444D">
        <w:t>, &amp;msg);</w:t>
      </w:r>
    </w:p>
    <w:p w14:paraId="47CFBD4B" w14:textId="77777777" w:rsidR="006A444D" w:rsidRPr="006A444D" w:rsidRDefault="006A444D" w:rsidP="006A444D">
      <w:pPr>
        <w:pStyle w:val="a6"/>
      </w:pPr>
      <w:r w:rsidRPr="006A444D">
        <w:t>                if (send_all(</w:t>
      </w:r>
      <w:r w:rsidRPr="006A444D">
        <w:rPr>
          <w:i/>
          <w:iCs/>
        </w:rPr>
        <w:t>cn</w:t>
      </w:r>
      <w:r w:rsidRPr="006A444D">
        <w:t>, "ok", 2) != 0)</w:t>
      </w:r>
    </w:p>
    <w:p w14:paraId="079DCF00" w14:textId="77777777" w:rsidR="006A444D" w:rsidRPr="006A444D" w:rsidRDefault="006A444D" w:rsidP="006A444D">
      <w:pPr>
        <w:pStyle w:val="a6"/>
      </w:pPr>
      <w:r w:rsidRPr="006A444D">
        <w:t>                {</w:t>
      </w:r>
    </w:p>
    <w:p w14:paraId="4C1AE3EE" w14:textId="77777777" w:rsidR="006A444D" w:rsidRPr="006A444D" w:rsidRDefault="006A444D" w:rsidP="006A444D">
      <w:pPr>
        <w:pStyle w:val="a6"/>
      </w:pPr>
      <w:r w:rsidRPr="006A444D">
        <w:t>                    message_free(&amp;msg);</w:t>
      </w:r>
    </w:p>
    <w:p w14:paraId="3EA6EC64" w14:textId="77777777" w:rsidR="006A444D" w:rsidRPr="006A444D" w:rsidRDefault="006A444D" w:rsidP="006A444D">
      <w:pPr>
        <w:pStyle w:val="a6"/>
      </w:pPr>
      <w:r w:rsidRPr="006A444D">
        <w:t>                    buf_free(&amp;buf);</w:t>
      </w:r>
    </w:p>
    <w:p w14:paraId="24C78462" w14:textId="77777777" w:rsidR="006A444D" w:rsidRPr="006A444D" w:rsidRDefault="006A444D" w:rsidP="006A444D">
      <w:pPr>
        <w:pStyle w:val="a6"/>
      </w:pPr>
      <w:r w:rsidRPr="006A444D">
        <w:t>                    return -1;</w:t>
      </w:r>
    </w:p>
    <w:p w14:paraId="152E6518" w14:textId="77777777" w:rsidR="006A444D" w:rsidRPr="006A444D" w:rsidRDefault="006A444D" w:rsidP="006A444D">
      <w:pPr>
        <w:pStyle w:val="a6"/>
      </w:pPr>
      <w:r w:rsidRPr="006A444D">
        <w:t>                }</w:t>
      </w:r>
    </w:p>
    <w:p w14:paraId="2FE8F3C1" w14:textId="77777777" w:rsidR="006A444D" w:rsidRPr="006A444D" w:rsidRDefault="006A444D" w:rsidP="006A444D">
      <w:pPr>
        <w:pStyle w:val="a6"/>
      </w:pPr>
    </w:p>
    <w:p w14:paraId="16DC0922" w14:textId="77777777" w:rsidR="006A444D" w:rsidRPr="006A444D" w:rsidRDefault="006A444D" w:rsidP="006A444D">
      <w:pPr>
        <w:pStyle w:val="a6"/>
      </w:pPr>
      <w:r w:rsidRPr="006A444D">
        <w:t>                if (strcmp(msg.message, "stop") == 0)</w:t>
      </w:r>
    </w:p>
    <w:p w14:paraId="125724E9" w14:textId="77777777" w:rsidR="006A444D" w:rsidRPr="006A444D" w:rsidRDefault="006A444D" w:rsidP="006A444D">
      <w:pPr>
        <w:pStyle w:val="a6"/>
      </w:pPr>
      <w:r w:rsidRPr="006A444D">
        <w:t>                {</w:t>
      </w:r>
    </w:p>
    <w:p w14:paraId="342FC407" w14:textId="77777777" w:rsidR="006A444D" w:rsidRPr="006A444D" w:rsidRDefault="006A444D" w:rsidP="006A444D">
      <w:pPr>
        <w:pStyle w:val="a6"/>
      </w:pPr>
      <w:r w:rsidRPr="006A444D">
        <w:t>                    g_running = 0;</w:t>
      </w:r>
    </w:p>
    <w:p w14:paraId="27802207" w14:textId="77777777" w:rsidR="006A444D" w:rsidRPr="006A444D" w:rsidRDefault="006A444D" w:rsidP="006A444D">
      <w:pPr>
        <w:pStyle w:val="a6"/>
      </w:pPr>
      <w:r w:rsidRPr="006A444D">
        <w:t>                    message_free(&amp;msg);</w:t>
      </w:r>
    </w:p>
    <w:p w14:paraId="79A62614" w14:textId="77777777" w:rsidR="006A444D" w:rsidRPr="006A444D" w:rsidRDefault="006A444D" w:rsidP="006A444D">
      <w:pPr>
        <w:pStyle w:val="a6"/>
      </w:pPr>
      <w:r w:rsidRPr="006A444D">
        <w:t>                    buf_free(&amp;buf);</w:t>
      </w:r>
    </w:p>
    <w:p w14:paraId="760FCEAA" w14:textId="77777777" w:rsidR="006A444D" w:rsidRPr="006A444D" w:rsidRDefault="006A444D" w:rsidP="006A444D">
      <w:pPr>
        <w:pStyle w:val="a6"/>
      </w:pPr>
      <w:r w:rsidRPr="006A444D">
        <w:t>                    return 0;</w:t>
      </w:r>
    </w:p>
    <w:p w14:paraId="57784445" w14:textId="77777777" w:rsidR="006A444D" w:rsidRPr="006A444D" w:rsidRDefault="006A444D" w:rsidP="006A444D">
      <w:pPr>
        <w:pStyle w:val="a6"/>
      </w:pPr>
      <w:r w:rsidRPr="006A444D">
        <w:t>                }</w:t>
      </w:r>
    </w:p>
    <w:p w14:paraId="3BDFF64A" w14:textId="77777777" w:rsidR="006A444D" w:rsidRPr="006A444D" w:rsidRDefault="006A444D" w:rsidP="006A444D">
      <w:pPr>
        <w:pStyle w:val="a6"/>
      </w:pPr>
      <w:r w:rsidRPr="006A444D">
        <w:t>                message_free(&amp;msg);</w:t>
      </w:r>
    </w:p>
    <w:p w14:paraId="19F84BF4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658685A9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74C2A32C" w14:textId="77777777" w:rsidR="006A444D" w:rsidRPr="006A444D" w:rsidRDefault="006A444D" w:rsidP="006A444D">
      <w:pPr>
        <w:pStyle w:val="a6"/>
      </w:pPr>
      <w:r w:rsidRPr="006A444D">
        <w:t>    }</w:t>
      </w:r>
    </w:p>
    <w:p w14:paraId="69FAB5B5" w14:textId="77777777" w:rsidR="006A444D" w:rsidRPr="006A444D" w:rsidRDefault="006A444D" w:rsidP="006A444D">
      <w:pPr>
        <w:pStyle w:val="a6"/>
      </w:pPr>
    </w:p>
    <w:p w14:paraId="5219E227" w14:textId="77777777" w:rsidR="006A444D" w:rsidRPr="006A444D" w:rsidRDefault="006A444D" w:rsidP="006A444D">
      <w:pPr>
        <w:pStyle w:val="a6"/>
      </w:pPr>
      <w:r w:rsidRPr="006A444D">
        <w:t>    buf_free(&amp;buf);</w:t>
      </w:r>
    </w:p>
    <w:p w14:paraId="4605E69B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6B6CAC7C" w14:textId="77777777" w:rsidR="006A444D" w:rsidRPr="006A444D" w:rsidRDefault="006A444D" w:rsidP="006A444D">
      <w:pPr>
        <w:pStyle w:val="a6"/>
      </w:pPr>
      <w:r w:rsidRPr="006A444D">
        <w:t>}</w:t>
      </w:r>
    </w:p>
    <w:p w14:paraId="43220BA1" w14:textId="77777777" w:rsidR="006A444D" w:rsidRPr="006A444D" w:rsidRDefault="006A444D" w:rsidP="006A444D">
      <w:pPr>
        <w:pStyle w:val="a6"/>
      </w:pPr>
    </w:p>
    <w:p w14:paraId="0C24FFA0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server_run(</w:t>
      </w:r>
      <w:r w:rsidRPr="006A444D">
        <w:rPr>
          <w:u w:val="single"/>
        </w:rPr>
        <w:t>u16</w:t>
      </w:r>
      <w:r w:rsidRPr="006A444D">
        <w:t xml:space="preserve"> </w:t>
      </w:r>
      <w:r w:rsidRPr="006A444D">
        <w:rPr>
          <w:i/>
          <w:iCs/>
        </w:rPr>
        <w:t>port</w:t>
      </w:r>
      <w:r w:rsidRPr="006A444D">
        <w:t>)</w:t>
      </w:r>
    </w:p>
    <w:p w14:paraId="026F5254" w14:textId="77777777" w:rsidR="006A444D" w:rsidRPr="006A444D" w:rsidRDefault="006A444D" w:rsidP="006A444D">
      <w:pPr>
        <w:pStyle w:val="a6"/>
      </w:pPr>
      <w:r w:rsidRPr="006A444D">
        <w:t>{</w:t>
      </w:r>
    </w:p>
    <w:p w14:paraId="03B612A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socket_t</w:t>
      </w:r>
      <w:r w:rsidRPr="006A444D">
        <w:t xml:space="preserve"> s;</w:t>
      </w:r>
    </w:p>
    <w:p w14:paraId="7AF60B4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sockaddr_in</w:t>
      </w:r>
      <w:r w:rsidRPr="006A444D">
        <w:t xml:space="preserve"> addr;</w:t>
      </w:r>
    </w:p>
    <w:p w14:paraId="4C1B6A44" w14:textId="77777777" w:rsidR="006A444D" w:rsidRPr="006A444D" w:rsidRDefault="006A444D" w:rsidP="006A444D">
      <w:pPr>
        <w:pStyle w:val="a6"/>
      </w:pPr>
    </w:p>
    <w:p w14:paraId="52C88858" w14:textId="77777777" w:rsidR="006A444D" w:rsidRPr="006A444D" w:rsidRDefault="006A444D" w:rsidP="006A444D">
      <w:pPr>
        <w:pStyle w:val="a6"/>
      </w:pPr>
      <w:r w:rsidRPr="006A444D">
        <w:t>    s = socket(AF_INET, SOCK_STREAM, 0);</w:t>
      </w:r>
    </w:p>
    <w:p w14:paraId="72238968" w14:textId="77777777" w:rsidR="006A444D" w:rsidRPr="006A444D" w:rsidRDefault="006A444D" w:rsidP="006A444D">
      <w:pPr>
        <w:pStyle w:val="a6"/>
      </w:pPr>
      <w:r w:rsidRPr="006A444D">
        <w:t>    if (s &lt; 0)</w:t>
      </w:r>
    </w:p>
    <w:p w14:paraId="585B5B22" w14:textId="77777777" w:rsidR="006A444D" w:rsidRPr="006A444D" w:rsidRDefault="006A444D" w:rsidP="006A444D">
      <w:pPr>
        <w:pStyle w:val="a6"/>
      </w:pPr>
      <w:r w:rsidRPr="006A444D">
        <w:t>        return sock_err("socket");</w:t>
      </w:r>
    </w:p>
    <w:p w14:paraId="43C40709" w14:textId="77777777" w:rsidR="006A444D" w:rsidRPr="006A444D" w:rsidRDefault="006A444D" w:rsidP="006A444D">
      <w:pPr>
        <w:pStyle w:val="a6"/>
      </w:pPr>
    </w:p>
    <w:p w14:paraId="524EBC62" w14:textId="77777777" w:rsidR="006A444D" w:rsidRPr="006A444D" w:rsidRDefault="006A444D" w:rsidP="006A444D">
      <w:pPr>
        <w:pStyle w:val="a6"/>
      </w:pPr>
      <w:r w:rsidRPr="006A444D">
        <w:t>    memset(&amp;addr, 0, sizeof(addr));</w:t>
      </w:r>
    </w:p>
    <w:p w14:paraId="319DECD2" w14:textId="77777777" w:rsidR="006A444D" w:rsidRPr="006A444D" w:rsidRDefault="006A444D" w:rsidP="006A444D">
      <w:pPr>
        <w:pStyle w:val="a6"/>
      </w:pPr>
      <w:r w:rsidRPr="006A444D">
        <w:t>    addr.sin_family = AF_INET;</w:t>
      </w:r>
    </w:p>
    <w:p w14:paraId="1292F960" w14:textId="77777777" w:rsidR="006A444D" w:rsidRPr="006A444D" w:rsidRDefault="006A444D" w:rsidP="006A444D">
      <w:pPr>
        <w:pStyle w:val="a6"/>
      </w:pPr>
      <w:r w:rsidRPr="006A444D">
        <w:t>    addr.sin_port = htons(</w:t>
      </w:r>
      <w:r w:rsidRPr="006A444D">
        <w:rPr>
          <w:i/>
          <w:iCs/>
        </w:rPr>
        <w:t>port</w:t>
      </w:r>
      <w:r w:rsidRPr="006A444D">
        <w:t>);</w:t>
      </w:r>
    </w:p>
    <w:p w14:paraId="2B759D7C" w14:textId="77777777" w:rsidR="006A444D" w:rsidRPr="006A444D" w:rsidRDefault="006A444D" w:rsidP="006A444D">
      <w:pPr>
        <w:pStyle w:val="a6"/>
      </w:pPr>
      <w:r w:rsidRPr="006A444D">
        <w:t>    addr.sin_addr.s_addr = htonl(INADDR_ANY);</w:t>
      </w:r>
    </w:p>
    <w:p w14:paraId="5A276E1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opt = 1;</w:t>
      </w:r>
    </w:p>
    <w:p w14:paraId="35B68214" w14:textId="77777777" w:rsidR="006A444D" w:rsidRPr="006A444D" w:rsidRDefault="006A444D" w:rsidP="006A444D">
      <w:pPr>
        <w:pStyle w:val="a6"/>
      </w:pPr>
      <w:r w:rsidRPr="006A444D">
        <w:t xml:space="preserve">    setsockopt(s, SOL_SOCKET, SO_REUSEADDR, (const </w:t>
      </w:r>
      <w:r w:rsidRPr="006A444D">
        <w:rPr>
          <w:i/>
          <w:iCs/>
        </w:rPr>
        <w:t>char</w:t>
      </w:r>
      <w:r w:rsidRPr="006A444D">
        <w:t>*)&amp;opt, sizeof(opt));</w:t>
      </w:r>
    </w:p>
    <w:p w14:paraId="35A9156E" w14:textId="77777777" w:rsidR="006A444D" w:rsidRPr="006A444D" w:rsidRDefault="006A444D" w:rsidP="006A444D">
      <w:pPr>
        <w:pStyle w:val="a6"/>
      </w:pPr>
      <w:r w:rsidRPr="006A444D">
        <w:t>    if (bind(s, (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</w:t>
      </w:r>
      <w:r w:rsidRPr="006A444D">
        <w:t>*)&amp;addr, sizeof(addr)) &lt; 0)</w:t>
      </w:r>
    </w:p>
    <w:p w14:paraId="32A7E079" w14:textId="77777777" w:rsidR="006A444D" w:rsidRPr="006A444D" w:rsidRDefault="006A444D" w:rsidP="006A444D">
      <w:pPr>
        <w:pStyle w:val="a6"/>
      </w:pPr>
      <w:r w:rsidRPr="006A444D">
        <w:t>    {</w:t>
      </w:r>
    </w:p>
    <w:p w14:paraId="6D5B4EAE" w14:textId="77777777" w:rsidR="006A444D" w:rsidRPr="006A444D" w:rsidRDefault="006A444D" w:rsidP="006A444D">
      <w:pPr>
        <w:pStyle w:val="a6"/>
      </w:pPr>
      <w:r w:rsidRPr="006A444D">
        <w:t>        close(s);</w:t>
      </w:r>
    </w:p>
    <w:p w14:paraId="62E66969" w14:textId="77777777" w:rsidR="006A444D" w:rsidRPr="006A444D" w:rsidRDefault="006A444D" w:rsidP="006A444D">
      <w:pPr>
        <w:pStyle w:val="a6"/>
      </w:pPr>
      <w:r w:rsidRPr="006A444D">
        <w:t>        return sock_err("bind");</w:t>
      </w:r>
    </w:p>
    <w:p w14:paraId="3C66D941" w14:textId="77777777" w:rsidR="006A444D" w:rsidRPr="006A444D" w:rsidRDefault="006A444D" w:rsidP="006A444D">
      <w:pPr>
        <w:pStyle w:val="a6"/>
      </w:pPr>
      <w:r w:rsidRPr="006A444D">
        <w:t xml:space="preserve">        </w:t>
      </w:r>
    </w:p>
    <w:p w14:paraId="50A972F8" w14:textId="77777777" w:rsidR="006A444D" w:rsidRPr="006A444D" w:rsidRDefault="006A444D" w:rsidP="006A444D">
      <w:pPr>
        <w:pStyle w:val="a6"/>
      </w:pPr>
      <w:r w:rsidRPr="006A444D">
        <w:t>    }</w:t>
      </w:r>
    </w:p>
    <w:p w14:paraId="0FAC8490" w14:textId="77777777" w:rsidR="006A444D" w:rsidRPr="006A444D" w:rsidRDefault="006A444D" w:rsidP="006A444D">
      <w:pPr>
        <w:pStyle w:val="a6"/>
      </w:pPr>
    </w:p>
    <w:p w14:paraId="68665470" w14:textId="77777777" w:rsidR="006A444D" w:rsidRPr="006A444D" w:rsidRDefault="006A444D" w:rsidP="006A444D">
      <w:pPr>
        <w:pStyle w:val="a6"/>
      </w:pPr>
      <w:r w:rsidRPr="006A444D">
        <w:t>    if (listen(s, 16) &lt; 0)</w:t>
      </w:r>
    </w:p>
    <w:p w14:paraId="38C23B82" w14:textId="77777777" w:rsidR="006A444D" w:rsidRPr="006A444D" w:rsidRDefault="006A444D" w:rsidP="006A444D">
      <w:pPr>
        <w:pStyle w:val="a6"/>
      </w:pPr>
      <w:r w:rsidRPr="006A444D">
        <w:t>    {</w:t>
      </w:r>
    </w:p>
    <w:p w14:paraId="0E71B682" w14:textId="77777777" w:rsidR="006A444D" w:rsidRPr="006A444D" w:rsidRDefault="006A444D" w:rsidP="006A444D">
      <w:pPr>
        <w:pStyle w:val="a6"/>
      </w:pPr>
      <w:r w:rsidRPr="006A444D">
        <w:t>        close(s);</w:t>
      </w:r>
    </w:p>
    <w:p w14:paraId="3B734942" w14:textId="77777777" w:rsidR="006A444D" w:rsidRPr="006A444D" w:rsidRDefault="006A444D" w:rsidP="006A444D">
      <w:pPr>
        <w:pStyle w:val="a6"/>
      </w:pPr>
      <w:r w:rsidRPr="006A444D">
        <w:t>        return sock_err("listen");</w:t>
      </w:r>
    </w:p>
    <w:p w14:paraId="50CE2D03" w14:textId="77777777" w:rsidR="006A444D" w:rsidRPr="006A444D" w:rsidRDefault="006A444D" w:rsidP="006A444D">
      <w:pPr>
        <w:pStyle w:val="a6"/>
      </w:pPr>
      <w:r w:rsidRPr="006A444D">
        <w:t>    }</w:t>
      </w:r>
    </w:p>
    <w:p w14:paraId="10A1A33C" w14:textId="77777777" w:rsidR="006A444D" w:rsidRPr="006A444D" w:rsidRDefault="006A444D" w:rsidP="006A444D">
      <w:pPr>
        <w:pStyle w:val="a6"/>
      </w:pPr>
    </w:p>
    <w:p w14:paraId="23FFF1CA" w14:textId="77777777" w:rsidR="006A444D" w:rsidRPr="006A444D" w:rsidRDefault="006A444D" w:rsidP="006A444D">
      <w:pPr>
        <w:pStyle w:val="a6"/>
      </w:pPr>
      <w:r w:rsidRPr="006A444D">
        <w:t>    printf("Listening TCP port: %u\n",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port</w:t>
      </w:r>
      <w:r w:rsidRPr="006A444D">
        <w:t>);</w:t>
      </w:r>
    </w:p>
    <w:p w14:paraId="2CEBA6AE" w14:textId="77777777" w:rsidR="006A444D" w:rsidRPr="006A444D" w:rsidRDefault="006A444D" w:rsidP="006A444D">
      <w:pPr>
        <w:pStyle w:val="a6"/>
      </w:pPr>
    </w:p>
    <w:p w14:paraId="676621F2" w14:textId="77777777" w:rsidR="006A444D" w:rsidRPr="006A444D" w:rsidRDefault="006A444D" w:rsidP="006A444D">
      <w:pPr>
        <w:pStyle w:val="a6"/>
      </w:pPr>
      <w:r w:rsidRPr="006A444D">
        <w:lastRenderedPageBreak/>
        <w:t>    while (g_running)</w:t>
      </w:r>
    </w:p>
    <w:p w14:paraId="54313EB8" w14:textId="77777777" w:rsidR="006A444D" w:rsidRPr="006A444D" w:rsidRDefault="006A444D" w:rsidP="006A444D">
      <w:pPr>
        <w:pStyle w:val="a6"/>
      </w:pPr>
      <w:r w:rsidRPr="006A444D">
        <w:t>    {</w:t>
      </w:r>
    </w:p>
    <w:p w14:paraId="003FF1B7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u w:val="single"/>
        </w:rPr>
        <w:t>socket_t</w:t>
      </w:r>
      <w:r w:rsidRPr="006A444D">
        <w:t xml:space="preserve"> cn;</w:t>
      </w:r>
    </w:p>
    <w:p w14:paraId="302896EE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sockaddr_in</w:t>
      </w:r>
      <w:r w:rsidRPr="006A444D">
        <w:t xml:space="preserve"> peer_addr;</w:t>
      </w:r>
    </w:p>
    <w:p w14:paraId="2032EAB4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socklen_t</w:t>
      </w:r>
      <w:r w:rsidRPr="006A444D">
        <w:t xml:space="preserve"> peer_len;</w:t>
      </w:r>
    </w:p>
    <w:p w14:paraId="5C62ACC4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char</w:t>
      </w:r>
      <w:r w:rsidRPr="006A444D">
        <w:t xml:space="preserve"> ipbuf[64];</w:t>
      </w:r>
    </w:p>
    <w:p w14:paraId="508ACFF1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char</w:t>
      </w:r>
      <w:r w:rsidRPr="006A444D">
        <w:t xml:space="preserve"> peer[128];</w:t>
      </w:r>
    </w:p>
    <w:p w14:paraId="78582A3D" w14:textId="77777777" w:rsidR="006A444D" w:rsidRPr="006A444D" w:rsidRDefault="006A444D" w:rsidP="006A444D">
      <w:pPr>
        <w:pStyle w:val="a6"/>
      </w:pPr>
      <w:r w:rsidRPr="006A444D">
        <w:t xml:space="preserve">        const </w:t>
      </w:r>
      <w:r w:rsidRPr="006A444D">
        <w:rPr>
          <w:i/>
          <w:iCs/>
        </w:rPr>
        <w:t>char</w:t>
      </w:r>
      <w:r w:rsidRPr="006A444D">
        <w:t>* ptxt;</w:t>
      </w:r>
    </w:p>
    <w:p w14:paraId="69595042" w14:textId="77777777" w:rsidR="006A444D" w:rsidRPr="006A444D" w:rsidRDefault="006A444D" w:rsidP="006A444D">
      <w:pPr>
        <w:pStyle w:val="a6"/>
      </w:pPr>
    </w:p>
    <w:p w14:paraId="2268D59C" w14:textId="77777777" w:rsidR="006A444D" w:rsidRPr="006A444D" w:rsidRDefault="006A444D" w:rsidP="006A444D">
      <w:pPr>
        <w:pStyle w:val="a6"/>
      </w:pPr>
      <w:r w:rsidRPr="006A444D">
        <w:t>        peer_len = sizeof(peer_addr);</w:t>
      </w:r>
    </w:p>
    <w:p w14:paraId="2AD78F26" w14:textId="77777777" w:rsidR="006A444D" w:rsidRPr="006A444D" w:rsidRDefault="006A444D" w:rsidP="006A444D">
      <w:pPr>
        <w:pStyle w:val="a6"/>
      </w:pPr>
      <w:r w:rsidRPr="006A444D">
        <w:t>        cn = accept(s, (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</w:t>
      </w:r>
      <w:r w:rsidRPr="006A444D">
        <w:t>*)&amp;peer_addr, &amp;peer_len);</w:t>
      </w:r>
    </w:p>
    <w:p w14:paraId="2A9B779A" w14:textId="77777777" w:rsidR="006A444D" w:rsidRPr="006A444D" w:rsidRDefault="006A444D" w:rsidP="006A444D">
      <w:pPr>
        <w:pStyle w:val="a6"/>
      </w:pPr>
      <w:r w:rsidRPr="006A444D">
        <w:t>        if (cn &lt; 0)</w:t>
      </w:r>
    </w:p>
    <w:p w14:paraId="29481DC6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4EAAEBB4" w14:textId="77777777" w:rsidR="006A444D" w:rsidRPr="006A444D" w:rsidRDefault="006A444D" w:rsidP="006A444D">
      <w:pPr>
        <w:pStyle w:val="a6"/>
      </w:pPr>
      <w:r w:rsidRPr="006A444D">
        <w:t>            if (g_running)</w:t>
      </w:r>
    </w:p>
    <w:p w14:paraId="0E2129C4" w14:textId="77777777" w:rsidR="006A444D" w:rsidRPr="006A444D" w:rsidRDefault="006A444D" w:rsidP="006A444D">
      <w:pPr>
        <w:pStyle w:val="a6"/>
      </w:pPr>
      <w:r w:rsidRPr="006A444D">
        <w:t>                sock_err("accept");</w:t>
      </w:r>
    </w:p>
    <w:p w14:paraId="294C01B9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63EACE8D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4202E7D7" w14:textId="77777777" w:rsidR="006A444D" w:rsidRPr="006A444D" w:rsidRDefault="006A444D" w:rsidP="006A444D">
      <w:pPr>
        <w:pStyle w:val="a6"/>
      </w:pPr>
    </w:p>
    <w:p w14:paraId="0484FD2C" w14:textId="77777777" w:rsidR="006A444D" w:rsidRPr="006A444D" w:rsidRDefault="006A444D" w:rsidP="006A444D">
      <w:pPr>
        <w:pStyle w:val="a6"/>
      </w:pPr>
      <w:r w:rsidRPr="006A444D">
        <w:t>        ptxt = inet_ntop(AF_INET, &amp;peer_addr.sin_addr, ipbuf, sizeof(ipbuf));</w:t>
      </w:r>
    </w:p>
    <w:p w14:paraId="7CF14132" w14:textId="77777777" w:rsidR="006A444D" w:rsidRPr="006A444D" w:rsidRDefault="006A444D" w:rsidP="006A444D">
      <w:pPr>
        <w:pStyle w:val="a6"/>
      </w:pPr>
      <w:r w:rsidRPr="006A444D">
        <w:t>        if (!ptxt)</w:t>
      </w:r>
    </w:p>
    <w:p w14:paraId="4E5F0E8E" w14:textId="77777777" w:rsidR="006A444D" w:rsidRPr="006A444D" w:rsidRDefault="006A444D" w:rsidP="006A444D">
      <w:pPr>
        <w:pStyle w:val="a6"/>
      </w:pPr>
      <w:r w:rsidRPr="006A444D">
        <w:t>            strcpy(ipbuf, "unknown");</w:t>
      </w:r>
    </w:p>
    <w:p w14:paraId="2FBE2CF0" w14:textId="77777777" w:rsidR="006A444D" w:rsidRPr="006A444D" w:rsidRDefault="006A444D" w:rsidP="006A444D">
      <w:pPr>
        <w:pStyle w:val="a6"/>
      </w:pPr>
      <w:r w:rsidRPr="006A444D">
        <w:t>        snprintf(peer, sizeof(peer), "%s:%u", ipbuf,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int</w:t>
      </w:r>
      <w:r w:rsidRPr="006A444D">
        <w:t>)ntohs(peer_addr.sin_port));</w:t>
      </w:r>
    </w:p>
    <w:p w14:paraId="2DCEB460" w14:textId="77777777" w:rsidR="006A444D" w:rsidRPr="006A444D" w:rsidRDefault="006A444D" w:rsidP="006A444D">
      <w:pPr>
        <w:pStyle w:val="a6"/>
      </w:pPr>
    </w:p>
    <w:p w14:paraId="6DEAA1C3" w14:textId="77777777" w:rsidR="006A444D" w:rsidRPr="006A444D" w:rsidRDefault="006A444D" w:rsidP="006A444D">
      <w:pPr>
        <w:pStyle w:val="a6"/>
      </w:pPr>
      <w:r w:rsidRPr="006A444D">
        <w:t>        if (dispatch(cn, peer) != 0)</w:t>
      </w:r>
    </w:p>
    <w:p w14:paraId="5D4C9C57" w14:textId="77777777" w:rsidR="006A444D" w:rsidRPr="006A444D" w:rsidRDefault="006A444D" w:rsidP="006A444D">
      <w:pPr>
        <w:pStyle w:val="a6"/>
      </w:pPr>
      <w:r w:rsidRPr="006A444D">
        <w:t>            printf("dispatch failed for %s\n", peer);</w:t>
      </w:r>
    </w:p>
    <w:p w14:paraId="5F16A206" w14:textId="77777777" w:rsidR="006A444D" w:rsidRPr="006A444D" w:rsidRDefault="006A444D" w:rsidP="006A444D">
      <w:pPr>
        <w:pStyle w:val="a6"/>
      </w:pPr>
    </w:p>
    <w:p w14:paraId="0252BA04" w14:textId="77777777" w:rsidR="006A444D" w:rsidRPr="006A444D" w:rsidRDefault="006A444D" w:rsidP="006A444D">
      <w:pPr>
        <w:pStyle w:val="a6"/>
      </w:pPr>
      <w:r w:rsidRPr="006A444D">
        <w:t>        close(cn);</w:t>
      </w:r>
    </w:p>
    <w:p w14:paraId="3AB6EC44" w14:textId="77777777" w:rsidR="006A444D" w:rsidRPr="006A444D" w:rsidRDefault="006A444D" w:rsidP="006A444D">
      <w:pPr>
        <w:pStyle w:val="a6"/>
      </w:pPr>
      <w:r w:rsidRPr="006A444D">
        <w:t>    }</w:t>
      </w:r>
    </w:p>
    <w:p w14:paraId="1692CB1E" w14:textId="77777777" w:rsidR="006A444D" w:rsidRPr="006A444D" w:rsidRDefault="006A444D" w:rsidP="006A444D">
      <w:pPr>
        <w:pStyle w:val="a6"/>
      </w:pPr>
    </w:p>
    <w:p w14:paraId="18870349" w14:textId="77777777" w:rsidR="006A444D" w:rsidRPr="006A444D" w:rsidRDefault="006A444D" w:rsidP="006A444D">
      <w:pPr>
        <w:pStyle w:val="a6"/>
      </w:pPr>
      <w:r w:rsidRPr="006A444D">
        <w:t>    close(s);</w:t>
      </w:r>
    </w:p>
    <w:p w14:paraId="0E95C2A4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2258CD1F" w14:textId="77777777" w:rsidR="006A444D" w:rsidRPr="006A444D" w:rsidRDefault="006A444D" w:rsidP="006A444D">
      <w:pPr>
        <w:pStyle w:val="a6"/>
      </w:pPr>
      <w:r w:rsidRPr="006A444D">
        <w:t>}</w:t>
      </w:r>
    </w:p>
    <w:p w14:paraId="43C1D2F0" w14:textId="77777777" w:rsidR="006A444D" w:rsidRPr="006A444D" w:rsidRDefault="006A444D" w:rsidP="006A444D">
      <w:pPr>
        <w:pStyle w:val="a6"/>
      </w:pPr>
    </w:p>
    <w:p w14:paraId="7DC60F42" w14:textId="77777777" w:rsidR="006A444D" w:rsidRPr="006A444D" w:rsidRDefault="006A444D" w:rsidP="006A444D">
      <w:pPr>
        <w:pStyle w:val="a6"/>
      </w:pPr>
      <w:r w:rsidRPr="006A444D">
        <w:rPr>
          <w:i/>
          <w:iCs/>
        </w:rPr>
        <w:t>int</w:t>
      </w:r>
      <w:r w:rsidRPr="006A444D">
        <w:t xml:space="preserve"> main(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argc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argv</w:t>
      </w:r>
      <w:r w:rsidRPr="006A444D">
        <w:t>[])</w:t>
      </w:r>
    </w:p>
    <w:p w14:paraId="32446185" w14:textId="77777777" w:rsidR="006A444D" w:rsidRPr="006A444D" w:rsidRDefault="006A444D" w:rsidP="006A444D">
      <w:pPr>
        <w:pStyle w:val="a6"/>
      </w:pPr>
      <w:r w:rsidRPr="006A444D">
        <w:lastRenderedPageBreak/>
        <w:t>{</w:t>
      </w:r>
    </w:p>
    <w:p w14:paraId="045DFF9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u16</w:t>
      </w:r>
      <w:r w:rsidRPr="006A444D">
        <w:t xml:space="preserve"> port;</w:t>
      </w:r>
    </w:p>
    <w:p w14:paraId="2523EAC6" w14:textId="77777777" w:rsidR="006A444D" w:rsidRPr="006A444D" w:rsidRDefault="006A444D" w:rsidP="006A444D">
      <w:pPr>
        <w:pStyle w:val="a6"/>
      </w:pPr>
      <w:r w:rsidRPr="006A444D">
        <w:t>    port = 9000;</w:t>
      </w:r>
    </w:p>
    <w:p w14:paraId="6DF2855E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argc</w:t>
      </w:r>
      <w:r w:rsidRPr="006A444D">
        <w:t xml:space="preserve"> &gt; 1)</w:t>
      </w:r>
    </w:p>
    <w:p w14:paraId="0BF36661" w14:textId="77777777" w:rsidR="006A444D" w:rsidRPr="006A444D" w:rsidRDefault="006A444D" w:rsidP="006A444D">
      <w:pPr>
        <w:pStyle w:val="a6"/>
      </w:pPr>
      <w:r w:rsidRPr="006A444D">
        <w:t>    {</w:t>
      </w:r>
    </w:p>
    <w:p w14:paraId="13AB5B34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long</w:t>
      </w:r>
      <w:r w:rsidRPr="006A444D">
        <w:t xml:space="preserve"> p = strtol(</w:t>
      </w:r>
      <w:r w:rsidRPr="006A444D">
        <w:rPr>
          <w:i/>
          <w:iCs/>
        </w:rPr>
        <w:t>argv</w:t>
      </w:r>
      <w:r w:rsidRPr="006A444D">
        <w:t>[1], NULL, 10);</w:t>
      </w:r>
    </w:p>
    <w:p w14:paraId="2FD683B4" w14:textId="77777777" w:rsidR="006A444D" w:rsidRPr="006A444D" w:rsidRDefault="006A444D" w:rsidP="006A444D">
      <w:pPr>
        <w:pStyle w:val="a6"/>
      </w:pPr>
      <w:r w:rsidRPr="006A444D">
        <w:t>        if (p &gt; 0 &amp;&amp; p &lt;= 65535)</w:t>
      </w:r>
    </w:p>
    <w:p w14:paraId="53875181" w14:textId="77777777" w:rsidR="006A444D" w:rsidRPr="006A444D" w:rsidRDefault="006A444D" w:rsidP="006A444D">
      <w:pPr>
        <w:pStyle w:val="a6"/>
      </w:pPr>
      <w:r w:rsidRPr="006A444D">
        <w:t>            port = (</w:t>
      </w:r>
      <w:r w:rsidRPr="006A444D">
        <w:rPr>
          <w:u w:val="single"/>
        </w:rPr>
        <w:t>u16</w:t>
      </w:r>
      <w:r w:rsidRPr="006A444D">
        <w:t>)p;</w:t>
      </w:r>
    </w:p>
    <w:p w14:paraId="094E95C9" w14:textId="77777777" w:rsidR="006A444D" w:rsidRPr="006A444D" w:rsidRDefault="006A444D" w:rsidP="006A444D">
      <w:pPr>
        <w:pStyle w:val="a6"/>
      </w:pPr>
      <w:r w:rsidRPr="006A444D">
        <w:t>    }</w:t>
      </w:r>
    </w:p>
    <w:p w14:paraId="26D50448" w14:textId="77777777" w:rsidR="006A444D" w:rsidRPr="006A444D" w:rsidRDefault="006A444D" w:rsidP="006A444D">
      <w:pPr>
        <w:pStyle w:val="a6"/>
      </w:pPr>
      <w:r w:rsidRPr="006A444D">
        <w:t>    return server_run(port);</w:t>
      </w:r>
    </w:p>
    <w:p w14:paraId="551203D7" w14:textId="77777777" w:rsidR="006A444D" w:rsidRPr="006A444D" w:rsidRDefault="006A444D" w:rsidP="006A444D">
      <w:pPr>
        <w:pStyle w:val="a6"/>
      </w:pPr>
      <w:r w:rsidRPr="006A444D">
        <w:t>}</w:t>
      </w:r>
    </w:p>
    <w:p w14:paraId="2F2A2619" w14:textId="77777777" w:rsidR="006A444D" w:rsidRPr="006A444D" w:rsidRDefault="006A444D" w:rsidP="006A444D">
      <w:pPr>
        <w:pStyle w:val="a6"/>
      </w:pPr>
    </w:p>
    <w:p w14:paraId="5CBAE160" w14:textId="78943B70" w:rsidR="006A444D" w:rsidRDefault="006A444D" w:rsidP="006A444D">
      <w:pPr>
        <w:ind w:firstLine="0"/>
        <w:rPr>
          <w:lang w:val="en-US"/>
        </w:rPr>
      </w:pPr>
      <w:r>
        <w:rPr>
          <w:lang w:val="en-US"/>
        </w:rPr>
        <w:t>udpclient.cpp:</w:t>
      </w:r>
    </w:p>
    <w:p w14:paraId="7EB69932" w14:textId="77777777" w:rsidR="006A444D" w:rsidRDefault="006A444D" w:rsidP="006A444D">
      <w:pPr>
        <w:ind w:firstLine="0"/>
        <w:rPr>
          <w:lang w:val="en-US"/>
        </w:rPr>
      </w:pPr>
    </w:p>
    <w:p w14:paraId="2050222D" w14:textId="77777777" w:rsidR="006A444D" w:rsidRPr="006A444D" w:rsidRDefault="006A444D" w:rsidP="006A444D">
      <w:pPr>
        <w:pStyle w:val="a6"/>
      </w:pPr>
      <w:r w:rsidRPr="006A444D">
        <w:t>#include &lt;sys/types.h&gt;</w:t>
      </w:r>
    </w:p>
    <w:p w14:paraId="3D3BE1DA" w14:textId="77777777" w:rsidR="006A444D" w:rsidRPr="006A444D" w:rsidRDefault="006A444D" w:rsidP="006A444D">
      <w:pPr>
        <w:pStyle w:val="a6"/>
      </w:pPr>
      <w:r w:rsidRPr="006A444D">
        <w:t>#include &lt;sys/socket.h&gt;</w:t>
      </w:r>
    </w:p>
    <w:p w14:paraId="3D54494E" w14:textId="77777777" w:rsidR="006A444D" w:rsidRPr="006A444D" w:rsidRDefault="006A444D" w:rsidP="006A444D">
      <w:pPr>
        <w:pStyle w:val="a6"/>
      </w:pPr>
      <w:r w:rsidRPr="006A444D">
        <w:t>#include &lt;sys/select.h&gt;</w:t>
      </w:r>
    </w:p>
    <w:p w14:paraId="658CF865" w14:textId="77777777" w:rsidR="006A444D" w:rsidRPr="006A444D" w:rsidRDefault="006A444D" w:rsidP="006A444D">
      <w:pPr>
        <w:pStyle w:val="a6"/>
      </w:pPr>
      <w:r w:rsidRPr="006A444D">
        <w:t>#include &lt;netinet/in.h&gt;</w:t>
      </w:r>
    </w:p>
    <w:p w14:paraId="6C222A55" w14:textId="77777777" w:rsidR="006A444D" w:rsidRPr="006A444D" w:rsidRDefault="006A444D" w:rsidP="006A444D">
      <w:pPr>
        <w:pStyle w:val="a6"/>
      </w:pPr>
      <w:r w:rsidRPr="006A444D">
        <w:t>#include &lt;arpa/inet.h&gt;</w:t>
      </w:r>
    </w:p>
    <w:p w14:paraId="75BEF171" w14:textId="77777777" w:rsidR="006A444D" w:rsidRPr="006A444D" w:rsidRDefault="006A444D" w:rsidP="006A444D">
      <w:pPr>
        <w:pStyle w:val="a6"/>
      </w:pPr>
      <w:r w:rsidRPr="006A444D">
        <w:t>#include &lt;unistd.h&gt;</w:t>
      </w:r>
    </w:p>
    <w:p w14:paraId="394171EA" w14:textId="77777777" w:rsidR="006A444D" w:rsidRPr="006A444D" w:rsidRDefault="006A444D" w:rsidP="006A444D">
      <w:pPr>
        <w:pStyle w:val="a6"/>
      </w:pPr>
      <w:r w:rsidRPr="006A444D">
        <w:t>#include &lt;errno.h&gt;</w:t>
      </w:r>
    </w:p>
    <w:p w14:paraId="1EBBED36" w14:textId="77777777" w:rsidR="006A444D" w:rsidRPr="006A444D" w:rsidRDefault="006A444D" w:rsidP="006A444D">
      <w:pPr>
        <w:pStyle w:val="a6"/>
      </w:pPr>
      <w:r w:rsidRPr="006A444D">
        <w:t>#include &lt;stdio.h&gt;</w:t>
      </w:r>
    </w:p>
    <w:p w14:paraId="2A87E3DF" w14:textId="77777777" w:rsidR="006A444D" w:rsidRPr="006A444D" w:rsidRDefault="006A444D" w:rsidP="006A444D">
      <w:pPr>
        <w:pStyle w:val="a6"/>
      </w:pPr>
      <w:r w:rsidRPr="006A444D">
        <w:t>#include &lt;stdlib.h&gt;</w:t>
      </w:r>
    </w:p>
    <w:p w14:paraId="3A3D9EC7" w14:textId="77777777" w:rsidR="006A444D" w:rsidRPr="006A444D" w:rsidRDefault="006A444D" w:rsidP="006A444D">
      <w:pPr>
        <w:pStyle w:val="a6"/>
      </w:pPr>
      <w:r w:rsidRPr="006A444D">
        <w:t>#include &lt;string.h&gt;</w:t>
      </w:r>
    </w:p>
    <w:p w14:paraId="69011E0B" w14:textId="77777777" w:rsidR="006A444D" w:rsidRPr="006A444D" w:rsidRDefault="006A444D" w:rsidP="006A444D">
      <w:pPr>
        <w:pStyle w:val="a6"/>
      </w:pPr>
      <w:r w:rsidRPr="006A444D">
        <w:t>#include &lt;stdint.h&gt;</w:t>
      </w:r>
    </w:p>
    <w:p w14:paraId="6AEA7F75" w14:textId="77777777" w:rsidR="006A444D" w:rsidRPr="006A444D" w:rsidRDefault="006A444D" w:rsidP="006A444D">
      <w:pPr>
        <w:pStyle w:val="a6"/>
      </w:pPr>
      <w:r w:rsidRPr="006A444D">
        <w:t>#include &lt;ctype.h&gt;</w:t>
      </w:r>
    </w:p>
    <w:p w14:paraId="4128A82F" w14:textId="77777777" w:rsidR="006A444D" w:rsidRPr="006A444D" w:rsidRDefault="006A444D" w:rsidP="006A444D">
      <w:pPr>
        <w:pStyle w:val="a6"/>
      </w:pPr>
      <w:r w:rsidRPr="006A444D">
        <w:t>#include &lt;limits.h&gt;</w:t>
      </w:r>
    </w:p>
    <w:p w14:paraId="4FC8F681" w14:textId="77777777" w:rsidR="006A444D" w:rsidRPr="006A444D" w:rsidRDefault="006A444D" w:rsidP="006A444D">
      <w:pPr>
        <w:pStyle w:val="a6"/>
      </w:pPr>
    </w:p>
    <w:p w14:paraId="6BA58E20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uint32_t</w:t>
      </w:r>
      <w:r w:rsidRPr="006A444D">
        <w:t xml:space="preserve"> </w:t>
      </w:r>
      <w:r w:rsidRPr="006A444D">
        <w:rPr>
          <w:u w:val="single"/>
        </w:rPr>
        <w:t>u32</w:t>
      </w:r>
      <w:r w:rsidRPr="006A444D">
        <w:t>;</w:t>
      </w:r>
    </w:p>
    <w:p w14:paraId="494A449B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uint16_t</w:t>
      </w:r>
      <w:r w:rsidRPr="006A444D">
        <w:t xml:space="preserve"> </w:t>
      </w:r>
      <w:r w:rsidRPr="006A444D">
        <w:rPr>
          <w:u w:val="single"/>
        </w:rPr>
        <w:t>u16</w:t>
      </w:r>
      <w:r w:rsidRPr="006A444D">
        <w:t>;</w:t>
      </w:r>
    </w:p>
    <w:p w14:paraId="4136C633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uint8_t</w:t>
      </w:r>
      <w:r w:rsidRPr="006A444D">
        <w:t xml:space="preserve"> </w:t>
      </w:r>
      <w:r w:rsidRPr="006A444D">
        <w:rPr>
          <w:u w:val="single"/>
        </w:rPr>
        <w:t>u8</w:t>
      </w:r>
      <w:r w:rsidRPr="006A444D">
        <w:t>;</w:t>
      </w:r>
    </w:p>
    <w:p w14:paraId="6D5E6ED6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int32_t</w:t>
      </w:r>
      <w:r w:rsidRPr="006A444D">
        <w:t xml:space="preserve"> </w:t>
      </w:r>
      <w:r w:rsidRPr="006A444D">
        <w:rPr>
          <w:u w:val="single"/>
        </w:rPr>
        <w:t>s32</w:t>
      </w:r>
      <w:r w:rsidRPr="006A444D">
        <w:t>;</w:t>
      </w:r>
    </w:p>
    <w:p w14:paraId="5ACEFF8D" w14:textId="77777777" w:rsidR="006A444D" w:rsidRPr="006A444D" w:rsidRDefault="006A444D" w:rsidP="006A444D">
      <w:pPr>
        <w:pStyle w:val="a6"/>
      </w:pPr>
    </w:p>
    <w:p w14:paraId="522EAF25" w14:textId="77777777" w:rsidR="006A444D" w:rsidRPr="006A444D" w:rsidRDefault="006A444D" w:rsidP="006A444D">
      <w:pPr>
        <w:pStyle w:val="a6"/>
      </w:pPr>
      <w:r w:rsidRPr="006A444D">
        <w:t>#define MAX_DATAGRAM2SEND 20</w:t>
      </w:r>
    </w:p>
    <w:p w14:paraId="6401FFFF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Message</w:t>
      </w:r>
    </w:p>
    <w:p w14:paraId="3BC6C682" w14:textId="77777777" w:rsidR="006A444D" w:rsidRPr="006A444D" w:rsidRDefault="006A444D" w:rsidP="006A444D">
      <w:pPr>
        <w:pStyle w:val="a6"/>
      </w:pPr>
      <w:r w:rsidRPr="006A444D">
        <w:lastRenderedPageBreak/>
        <w:t>{</w:t>
      </w:r>
    </w:p>
    <w:p w14:paraId="53BA402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u16</w:t>
      </w:r>
      <w:r w:rsidRPr="006A444D">
        <w:t xml:space="preserve"> aa;</w:t>
      </w:r>
    </w:p>
    <w:p w14:paraId="2B3B99E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s32</w:t>
      </w:r>
      <w:r w:rsidRPr="006A444D">
        <w:t xml:space="preserve"> bbb;</w:t>
      </w:r>
    </w:p>
    <w:p w14:paraId="288BA07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hh;</w:t>
      </w:r>
    </w:p>
    <w:p w14:paraId="0F989B0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mm;</w:t>
      </w:r>
    </w:p>
    <w:p w14:paraId="6C80172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ss;</w:t>
      </w:r>
    </w:p>
    <w:p w14:paraId="0906566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message;</w:t>
      </w:r>
    </w:p>
    <w:p w14:paraId="532D1EF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message_len;</w:t>
      </w:r>
    </w:p>
    <w:p w14:paraId="050974AD" w14:textId="77777777" w:rsidR="006A444D" w:rsidRPr="006A444D" w:rsidRDefault="006A444D" w:rsidP="006A444D">
      <w:pPr>
        <w:pStyle w:val="a6"/>
      </w:pPr>
      <w:r w:rsidRPr="006A444D">
        <w:t xml:space="preserve">} </w:t>
      </w:r>
      <w:r w:rsidRPr="006A444D">
        <w:rPr>
          <w:u w:val="single"/>
        </w:rPr>
        <w:t>Message</w:t>
      </w:r>
      <w:r w:rsidRPr="006A444D">
        <w:t>;</w:t>
      </w:r>
    </w:p>
    <w:p w14:paraId="56CDB1E4" w14:textId="77777777" w:rsidR="006A444D" w:rsidRPr="006A444D" w:rsidRDefault="006A444D" w:rsidP="006A444D">
      <w:pPr>
        <w:pStyle w:val="a6"/>
      </w:pPr>
    </w:p>
    <w:p w14:paraId="2C2E55A4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PendingMessage</w:t>
      </w:r>
    </w:p>
    <w:p w14:paraId="089837F1" w14:textId="77777777" w:rsidR="006A444D" w:rsidRPr="006A444D" w:rsidRDefault="006A444D" w:rsidP="006A444D">
      <w:pPr>
        <w:pStyle w:val="a6"/>
      </w:pPr>
      <w:r w:rsidRPr="006A444D">
        <w:t>{</w:t>
      </w:r>
    </w:p>
    <w:p w14:paraId="52A6D75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idx;</w:t>
      </w:r>
    </w:p>
    <w:p w14:paraId="65A006A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packet;</w:t>
      </w:r>
    </w:p>
    <w:p w14:paraId="472D5ED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packet_len;</w:t>
      </w:r>
    </w:p>
    <w:p w14:paraId="329CFE5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active;</w:t>
      </w:r>
    </w:p>
    <w:p w14:paraId="4BD6BA21" w14:textId="77777777" w:rsidR="006A444D" w:rsidRPr="006A444D" w:rsidRDefault="006A444D" w:rsidP="006A444D">
      <w:pPr>
        <w:pStyle w:val="a6"/>
      </w:pPr>
      <w:r w:rsidRPr="006A444D">
        <w:t xml:space="preserve">} </w:t>
      </w:r>
      <w:r w:rsidRPr="006A444D">
        <w:rPr>
          <w:u w:val="single"/>
        </w:rPr>
        <w:t>PendingMessage</w:t>
      </w:r>
      <w:r w:rsidRPr="006A444D">
        <w:t>;</w:t>
      </w:r>
    </w:p>
    <w:p w14:paraId="07AF725D" w14:textId="77777777" w:rsidR="006A444D" w:rsidRPr="006A444D" w:rsidRDefault="006A444D" w:rsidP="006A444D">
      <w:pPr>
        <w:pStyle w:val="a6"/>
      </w:pPr>
    </w:p>
    <w:p w14:paraId="70C2FC40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message_init(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</w:t>
      </w:r>
      <w:r w:rsidRPr="006A444D">
        <w:t>)</w:t>
      </w:r>
    </w:p>
    <w:p w14:paraId="0354125F" w14:textId="77777777" w:rsidR="006A444D" w:rsidRPr="006A444D" w:rsidRDefault="006A444D" w:rsidP="006A444D">
      <w:pPr>
        <w:pStyle w:val="a6"/>
      </w:pPr>
      <w:r w:rsidRPr="006A444D">
        <w:t>{</w:t>
      </w:r>
    </w:p>
    <w:p w14:paraId="4B518860" w14:textId="77777777" w:rsidR="006A444D" w:rsidRPr="006A444D" w:rsidRDefault="006A444D" w:rsidP="006A444D">
      <w:pPr>
        <w:pStyle w:val="a6"/>
      </w:pPr>
      <w:r w:rsidRPr="006A444D">
        <w:t>    memset(</w:t>
      </w:r>
      <w:r w:rsidRPr="006A444D">
        <w:rPr>
          <w:i/>
          <w:iCs/>
        </w:rPr>
        <w:t>m</w:t>
      </w:r>
      <w:r w:rsidRPr="006A444D">
        <w:t>, 0, sizeof(*</w:t>
      </w:r>
      <w:r w:rsidRPr="006A444D">
        <w:rPr>
          <w:i/>
          <w:iCs/>
        </w:rPr>
        <w:t>m</w:t>
      </w:r>
      <w:r w:rsidRPr="006A444D">
        <w:t>));</w:t>
      </w:r>
    </w:p>
    <w:p w14:paraId="11E997C2" w14:textId="77777777" w:rsidR="006A444D" w:rsidRPr="006A444D" w:rsidRDefault="006A444D" w:rsidP="006A444D">
      <w:pPr>
        <w:pStyle w:val="a6"/>
      </w:pPr>
      <w:r w:rsidRPr="006A444D">
        <w:t>}</w:t>
      </w:r>
    </w:p>
    <w:p w14:paraId="496F9F87" w14:textId="77777777" w:rsidR="006A444D" w:rsidRPr="006A444D" w:rsidRDefault="006A444D" w:rsidP="006A444D">
      <w:pPr>
        <w:pStyle w:val="a6"/>
      </w:pPr>
    </w:p>
    <w:p w14:paraId="5A47E4C5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message_free(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</w:t>
      </w:r>
      <w:r w:rsidRPr="006A444D">
        <w:t>)</w:t>
      </w:r>
    </w:p>
    <w:p w14:paraId="13203488" w14:textId="77777777" w:rsidR="006A444D" w:rsidRPr="006A444D" w:rsidRDefault="006A444D" w:rsidP="006A444D">
      <w:pPr>
        <w:pStyle w:val="a6"/>
      </w:pPr>
      <w:r w:rsidRPr="006A444D">
        <w:t>{</w:t>
      </w:r>
    </w:p>
    <w:p w14:paraId="558C0C83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m</w:t>
      </w:r>
      <w:r w:rsidRPr="006A444D">
        <w:t>-&gt;message)</w:t>
      </w:r>
    </w:p>
    <w:p w14:paraId="78C8E5E3" w14:textId="77777777" w:rsidR="006A444D" w:rsidRPr="006A444D" w:rsidRDefault="006A444D" w:rsidP="006A444D">
      <w:pPr>
        <w:pStyle w:val="a6"/>
      </w:pPr>
      <w:r w:rsidRPr="006A444D">
        <w:t>    {</w:t>
      </w:r>
    </w:p>
    <w:p w14:paraId="4E282FAC" w14:textId="77777777" w:rsidR="006A444D" w:rsidRPr="006A444D" w:rsidRDefault="006A444D" w:rsidP="006A444D">
      <w:pPr>
        <w:pStyle w:val="a6"/>
      </w:pPr>
      <w:r w:rsidRPr="006A444D">
        <w:t>        free(</w:t>
      </w:r>
      <w:r w:rsidRPr="006A444D">
        <w:rPr>
          <w:i/>
          <w:iCs/>
        </w:rPr>
        <w:t>m</w:t>
      </w:r>
      <w:r w:rsidRPr="006A444D">
        <w:t>-&gt;message);</w:t>
      </w:r>
    </w:p>
    <w:p w14:paraId="76B9BD36" w14:textId="77777777" w:rsidR="006A444D" w:rsidRPr="006A444D" w:rsidRDefault="006A444D" w:rsidP="006A444D">
      <w:pPr>
        <w:pStyle w:val="a6"/>
      </w:pPr>
      <w:r w:rsidRPr="006A444D">
        <w:t>    }</w:t>
      </w:r>
    </w:p>
    <w:p w14:paraId="4E9CB7C1" w14:textId="77777777" w:rsidR="006A444D" w:rsidRPr="006A444D" w:rsidRDefault="006A444D" w:rsidP="006A444D">
      <w:pPr>
        <w:pStyle w:val="a6"/>
      </w:pPr>
    </w:p>
    <w:p w14:paraId="6D4239C2" w14:textId="77777777" w:rsidR="006A444D" w:rsidRPr="006A444D" w:rsidRDefault="006A444D" w:rsidP="006A444D">
      <w:pPr>
        <w:pStyle w:val="a6"/>
      </w:pPr>
      <w:r w:rsidRPr="006A444D">
        <w:t>    message_init(</w:t>
      </w:r>
      <w:r w:rsidRPr="006A444D">
        <w:rPr>
          <w:i/>
          <w:iCs/>
        </w:rPr>
        <w:t>m</w:t>
      </w:r>
      <w:r w:rsidRPr="006A444D">
        <w:t>);</w:t>
      </w:r>
    </w:p>
    <w:p w14:paraId="20AEAEBB" w14:textId="77777777" w:rsidR="006A444D" w:rsidRPr="006A444D" w:rsidRDefault="006A444D" w:rsidP="006A444D">
      <w:pPr>
        <w:pStyle w:val="a6"/>
      </w:pPr>
      <w:r w:rsidRPr="006A444D">
        <w:t>}</w:t>
      </w:r>
    </w:p>
    <w:p w14:paraId="6871FB19" w14:textId="77777777" w:rsidR="006A444D" w:rsidRPr="006A444D" w:rsidRDefault="006A444D" w:rsidP="006A444D">
      <w:pPr>
        <w:pStyle w:val="a6"/>
      </w:pPr>
    </w:p>
    <w:p w14:paraId="77BACCA3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parse_endpoint(const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endpoint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out_ip</w:t>
      </w:r>
      <w:r w:rsidRPr="006A444D">
        <w:t xml:space="preserve">, </w:t>
      </w:r>
      <w:r w:rsidRPr="006A444D">
        <w:rPr>
          <w:u w:val="single"/>
        </w:rPr>
        <w:t>size_t</w:t>
      </w:r>
      <w:r w:rsidRPr="006A444D">
        <w:t xml:space="preserve"> </w:t>
      </w:r>
      <w:r w:rsidRPr="006A444D">
        <w:rPr>
          <w:i/>
          <w:iCs/>
        </w:rPr>
        <w:t>out_sz</w:t>
      </w:r>
      <w:r w:rsidRPr="006A444D">
        <w:t xml:space="preserve">, </w:t>
      </w:r>
      <w:r w:rsidRPr="006A444D">
        <w:rPr>
          <w:u w:val="single"/>
        </w:rPr>
        <w:t>u16</w:t>
      </w:r>
      <w:r w:rsidRPr="006A444D">
        <w:t xml:space="preserve">* </w:t>
      </w:r>
      <w:r w:rsidRPr="006A444D">
        <w:rPr>
          <w:i/>
          <w:iCs/>
        </w:rPr>
        <w:t>out_port</w:t>
      </w:r>
      <w:r w:rsidRPr="006A444D">
        <w:t>)</w:t>
      </w:r>
    </w:p>
    <w:p w14:paraId="54499242" w14:textId="77777777" w:rsidR="006A444D" w:rsidRPr="006A444D" w:rsidRDefault="006A444D" w:rsidP="006A444D">
      <w:pPr>
        <w:pStyle w:val="a6"/>
      </w:pPr>
      <w:r w:rsidRPr="006A444D">
        <w:t>{</w:t>
      </w:r>
    </w:p>
    <w:p w14:paraId="257CD05C" w14:textId="77777777" w:rsidR="006A444D" w:rsidRPr="006A444D" w:rsidRDefault="006A444D" w:rsidP="006A444D">
      <w:pPr>
        <w:pStyle w:val="a6"/>
      </w:pPr>
      <w:r w:rsidRPr="006A444D">
        <w:lastRenderedPageBreak/>
        <w:t xml:space="preserve">    const </w:t>
      </w:r>
      <w:r w:rsidRPr="006A444D">
        <w:rPr>
          <w:i/>
          <w:iCs/>
        </w:rPr>
        <w:t>char</w:t>
      </w:r>
      <w:r w:rsidRPr="006A444D">
        <w:t>* c;</w:t>
      </w:r>
    </w:p>
    <w:p w14:paraId="40521FD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size_t</w:t>
      </w:r>
      <w:r w:rsidRPr="006A444D">
        <w:t xml:space="preserve"> n;</w:t>
      </w:r>
    </w:p>
    <w:p w14:paraId="299CE48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port_buf[16];</w:t>
      </w:r>
    </w:p>
    <w:p w14:paraId="02F721C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endptr;</w:t>
      </w:r>
    </w:p>
    <w:p w14:paraId="5DD86F6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long</w:t>
      </w:r>
      <w:r w:rsidRPr="006A444D">
        <w:t xml:space="preserve"> p;</w:t>
      </w:r>
    </w:p>
    <w:p w14:paraId="533638D4" w14:textId="77777777" w:rsidR="006A444D" w:rsidRPr="006A444D" w:rsidRDefault="006A444D" w:rsidP="006A444D">
      <w:pPr>
        <w:pStyle w:val="a6"/>
      </w:pPr>
    </w:p>
    <w:p w14:paraId="622F0444" w14:textId="77777777" w:rsidR="006A444D" w:rsidRPr="006A444D" w:rsidRDefault="006A444D" w:rsidP="006A444D">
      <w:pPr>
        <w:pStyle w:val="a6"/>
      </w:pPr>
      <w:r w:rsidRPr="006A444D">
        <w:t>    c = strchr(</w:t>
      </w:r>
      <w:r w:rsidRPr="006A444D">
        <w:rPr>
          <w:i/>
          <w:iCs/>
        </w:rPr>
        <w:t>endpoint</w:t>
      </w:r>
      <w:r w:rsidRPr="006A444D">
        <w:t>, ':');</w:t>
      </w:r>
    </w:p>
    <w:p w14:paraId="40C38A15" w14:textId="77777777" w:rsidR="006A444D" w:rsidRPr="006A444D" w:rsidRDefault="006A444D" w:rsidP="006A444D">
      <w:pPr>
        <w:pStyle w:val="a6"/>
      </w:pPr>
      <w:r w:rsidRPr="006A444D">
        <w:t>    if (!c)</w:t>
      </w:r>
    </w:p>
    <w:p w14:paraId="28951841" w14:textId="77777777" w:rsidR="006A444D" w:rsidRPr="006A444D" w:rsidRDefault="006A444D" w:rsidP="006A444D">
      <w:pPr>
        <w:pStyle w:val="a6"/>
      </w:pPr>
      <w:r w:rsidRPr="006A444D">
        <w:t>    {</w:t>
      </w:r>
    </w:p>
    <w:p w14:paraId="7AD03A2B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21548B8B" w14:textId="77777777" w:rsidR="006A444D" w:rsidRPr="006A444D" w:rsidRDefault="006A444D" w:rsidP="006A444D">
      <w:pPr>
        <w:pStyle w:val="a6"/>
      </w:pPr>
      <w:r w:rsidRPr="006A444D">
        <w:t>    }</w:t>
      </w:r>
    </w:p>
    <w:p w14:paraId="437A1A27" w14:textId="77777777" w:rsidR="006A444D" w:rsidRPr="006A444D" w:rsidRDefault="006A444D" w:rsidP="006A444D">
      <w:pPr>
        <w:pStyle w:val="a6"/>
      </w:pPr>
    </w:p>
    <w:p w14:paraId="3E4A2F06" w14:textId="77777777" w:rsidR="006A444D" w:rsidRPr="006A444D" w:rsidRDefault="006A444D" w:rsidP="006A444D">
      <w:pPr>
        <w:pStyle w:val="a6"/>
      </w:pPr>
      <w:r w:rsidRPr="006A444D">
        <w:t>    n = (</w:t>
      </w:r>
      <w:r w:rsidRPr="006A444D">
        <w:rPr>
          <w:u w:val="single"/>
        </w:rPr>
        <w:t>size_t</w:t>
      </w:r>
      <w:r w:rsidRPr="006A444D">
        <w:t xml:space="preserve">)(c - </w:t>
      </w:r>
      <w:r w:rsidRPr="006A444D">
        <w:rPr>
          <w:i/>
          <w:iCs/>
        </w:rPr>
        <w:t>endpoint</w:t>
      </w:r>
      <w:r w:rsidRPr="006A444D">
        <w:t>);</w:t>
      </w:r>
    </w:p>
    <w:p w14:paraId="3EFABF63" w14:textId="77777777" w:rsidR="006A444D" w:rsidRPr="006A444D" w:rsidRDefault="006A444D" w:rsidP="006A444D">
      <w:pPr>
        <w:pStyle w:val="a6"/>
      </w:pPr>
      <w:r w:rsidRPr="006A444D">
        <w:t xml:space="preserve">    if (n == 0 || n &gt;= </w:t>
      </w:r>
      <w:r w:rsidRPr="006A444D">
        <w:rPr>
          <w:i/>
          <w:iCs/>
        </w:rPr>
        <w:t>out_sz</w:t>
      </w:r>
      <w:r w:rsidRPr="006A444D">
        <w:t>)</w:t>
      </w:r>
    </w:p>
    <w:p w14:paraId="348D1A5F" w14:textId="77777777" w:rsidR="006A444D" w:rsidRPr="006A444D" w:rsidRDefault="006A444D" w:rsidP="006A444D">
      <w:pPr>
        <w:pStyle w:val="a6"/>
      </w:pPr>
      <w:r w:rsidRPr="006A444D">
        <w:t>    {</w:t>
      </w:r>
    </w:p>
    <w:p w14:paraId="24398D73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EF42D93" w14:textId="77777777" w:rsidR="006A444D" w:rsidRPr="006A444D" w:rsidRDefault="006A444D" w:rsidP="006A444D">
      <w:pPr>
        <w:pStyle w:val="a6"/>
      </w:pPr>
      <w:r w:rsidRPr="006A444D">
        <w:t>    }</w:t>
      </w:r>
    </w:p>
    <w:p w14:paraId="08852E1B" w14:textId="77777777" w:rsidR="006A444D" w:rsidRPr="006A444D" w:rsidRDefault="006A444D" w:rsidP="006A444D">
      <w:pPr>
        <w:pStyle w:val="a6"/>
      </w:pPr>
    </w:p>
    <w:p w14:paraId="78468325" w14:textId="77777777" w:rsidR="006A444D" w:rsidRPr="006A444D" w:rsidRDefault="006A444D" w:rsidP="006A444D">
      <w:pPr>
        <w:pStyle w:val="a6"/>
      </w:pPr>
      <w:r w:rsidRPr="006A444D">
        <w:t>    memcpy(</w:t>
      </w:r>
      <w:r w:rsidRPr="006A444D">
        <w:rPr>
          <w:i/>
          <w:iCs/>
        </w:rPr>
        <w:t>out_ip</w:t>
      </w:r>
      <w:r w:rsidRPr="006A444D">
        <w:t xml:space="preserve">, </w:t>
      </w:r>
      <w:r w:rsidRPr="006A444D">
        <w:rPr>
          <w:i/>
          <w:iCs/>
        </w:rPr>
        <w:t>endpoint</w:t>
      </w:r>
      <w:r w:rsidRPr="006A444D">
        <w:t>, n);</w:t>
      </w:r>
    </w:p>
    <w:p w14:paraId="44220B4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out_ip</w:t>
      </w:r>
      <w:r w:rsidRPr="006A444D">
        <w:t>[n] = '\0';</w:t>
      </w:r>
    </w:p>
    <w:p w14:paraId="69170E09" w14:textId="77777777" w:rsidR="006A444D" w:rsidRPr="006A444D" w:rsidRDefault="006A444D" w:rsidP="006A444D">
      <w:pPr>
        <w:pStyle w:val="a6"/>
      </w:pPr>
    </w:p>
    <w:p w14:paraId="34826369" w14:textId="77777777" w:rsidR="006A444D" w:rsidRPr="006A444D" w:rsidRDefault="006A444D" w:rsidP="006A444D">
      <w:pPr>
        <w:pStyle w:val="a6"/>
      </w:pPr>
      <w:r w:rsidRPr="006A444D">
        <w:t>    if (*(c + 1) == '\0')</w:t>
      </w:r>
    </w:p>
    <w:p w14:paraId="092C7B74" w14:textId="77777777" w:rsidR="006A444D" w:rsidRPr="006A444D" w:rsidRDefault="006A444D" w:rsidP="006A444D">
      <w:pPr>
        <w:pStyle w:val="a6"/>
      </w:pPr>
      <w:r w:rsidRPr="006A444D">
        <w:t>    {</w:t>
      </w:r>
    </w:p>
    <w:p w14:paraId="0A88CF7C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3D8C8052" w14:textId="77777777" w:rsidR="006A444D" w:rsidRPr="006A444D" w:rsidRDefault="006A444D" w:rsidP="006A444D">
      <w:pPr>
        <w:pStyle w:val="a6"/>
      </w:pPr>
      <w:r w:rsidRPr="006A444D">
        <w:t>    }</w:t>
      </w:r>
    </w:p>
    <w:p w14:paraId="52238D13" w14:textId="77777777" w:rsidR="006A444D" w:rsidRPr="006A444D" w:rsidRDefault="006A444D" w:rsidP="006A444D">
      <w:pPr>
        <w:pStyle w:val="a6"/>
      </w:pPr>
    </w:p>
    <w:p w14:paraId="38E7F017" w14:textId="77777777" w:rsidR="006A444D" w:rsidRPr="006A444D" w:rsidRDefault="006A444D" w:rsidP="006A444D">
      <w:pPr>
        <w:pStyle w:val="a6"/>
      </w:pPr>
      <w:r w:rsidRPr="006A444D">
        <w:t>    if (strlen(c + 1) &gt;= sizeof(port_buf))</w:t>
      </w:r>
    </w:p>
    <w:p w14:paraId="34F26232" w14:textId="77777777" w:rsidR="006A444D" w:rsidRPr="006A444D" w:rsidRDefault="006A444D" w:rsidP="006A444D">
      <w:pPr>
        <w:pStyle w:val="a6"/>
      </w:pPr>
      <w:r w:rsidRPr="006A444D">
        <w:t>    {</w:t>
      </w:r>
    </w:p>
    <w:p w14:paraId="51ADE8B6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17C57213" w14:textId="77777777" w:rsidR="006A444D" w:rsidRPr="006A444D" w:rsidRDefault="006A444D" w:rsidP="006A444D">
      <w:pPr>
        <w:pStyle w:val="a6"/>
      </w:pPr>
      <w:r w:rsidRPr="006A444D">
        <w:t>    }</w:t>
      </w:r>
    </w:p>
    <w:p w14:paraId="0CB60238" w14:textId="77777777" w:rsidR="006A444D" w:rsidRPr="006A444D" w:rsidRDefault="006A444D" w:rsidP="006A444D">
      <w:pPr>
        <w:pStyle w:val="a6"/>
      </w:pPr>
    </w:p>
    <w:p w14:paraId="3D7FE47A" w14:textId="77777777" w:rsidR="006A444D" w:rsidRPr="006A444D" w:rsidRDefault="006A444D" w:rsidP="006A444D">
      <w:pPr>
        <w:pStyle w:val="a6"/>
      </w:pPr>
      <w:r w:rsidRPr="006A444D">
        <w:t>    strcpy(port_buf, c + 1);</w:t>
      </w:r>
    </w:p>
    <w:p w14:paraId="6E6CF6C2" w14:textId="77777777" w:rsidR="006A444D" w:rsidRPr="006A444D" w:rsidRDefault="006A444D" w:rsidP="006A444D">
      <w:pPr>
        <w:pStyle w:val="a6"/>
      </w:pPr>
    </w:p>
    <w:p w14:paraId="65435388" w14:textId="77777777" w:rsidR="006A444D" w:rsidRPr="006A444D" w:rsidRDefault="006A444D" w:rsidP="006A444D">
      <w:pPr>
        <w:pStyle w:val="a6"/>
      </w:pPr>
      <w:r w:rsidRPr="006A444D">
        <w:t>    p = strtoul(port_buf, &amp;endptr, 10);</w:t>
      </w:r>
    </w:p>
    <w:p w14:paraId="62E86757" w14:textId="77777777" w:rsidR="006A444D" w:rsidRPr="006A444D" w:rsidRDefault="006A444D" w:rsidP="006A444D">
      <w:pPr>
        <w:pStyle w:val="a6"/>
      </w:pPr>
      <w:r w:rsidRPr="006A444D">
        <w:t>    if (*port_buf == '\0' || *endptr != '\0' || p == 0 || p &gt; 65535UL)</w:t>
      </w:r>
    </w:p>
    <w:p w14:paraId="08D153C5" w14:textId="77777777" w:rsidR="006A444D" w:rsidRPr="006A444D" w:rsidRDefault="006A444D" w:rsidP="006A444D">
      <w:pPr>
        <w:pStyle w:val="a6"/>
      </w:pPr>
      <w:r w:rsidRPr="006A444D">
        <w:lastRenderedPageBreak/>
        <w:t>    {</w:t>
      </w:r>
    </w:p>
    <w:p w14:paraId="618753E7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1FAAAC9F" w14:textId="77777777" w:rsidR="006A444D" w:rsidRPr="006A444D" w:rsidRDefault="006A444D" w:rsidP="006A444D">
      <w:pPr>
        <w:pStyle w:val="a6"/>
      </w:pPr>
      <w:r w:rsidRPr="006A444D">
        <w:t>    }</w:t>
      </w:r>
    </w:p>
    <w:p w14:paraId="71AD1238" w14:textId="77777777" w:rsidR="006A444D" w:rsidRPr="006A444D" w:rsidRDefault="006A444D" w:rsidP="006A444D">
      <w:pPr>
        <w:pStyle w:val="a6"/>
      </w:pPr>
    </w:p>
    <w:p w14:paraId="17A0F2F8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out_port</w:t>
      </w:r>
      <w:r w:rsidRPr="006A444D">
        <w:t xml:space="preserve"> = (</w:t>
      </w:r>
      <w:r w:rsidRPr="006A444D">
        <w:rPr>
          <w:u w:val="single"/>
        </w:rPr>
        <w:t>u16</w:t>
      </w:r>
      <w:r w:rsidRPr="006A444D">
        <w:t>)p;</w:t>
      </w:r>
    </w:p>
    <w:p w14:paraId="1495DB0E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54015C16" w14:textId="77777777" w:rsidR="006A444D" w:rsidRPr="006A444D" w:rsidRDefault="006A444D" w:rsidP="006A444D">
      <w:pPr>
        <w:pStyle w:val="a6"/>
      </w:pPr>
      <w:r w:rsidRPr="006A444D">
        <w:t>}</w:t>
      </w:r>
    </w:p>
    <w:p w14:paraId="53369414" w14:textId="77777777" w:rsidR="006A444D" w:rsidRPr="006A444D" w:rsidRDefault="006A444D" w:rsidP="006A444D">
      <w:pPr>
        <w:pStyle w:val="a6"/>
      </w:pPr>
    </w:p>
    <w:p w14:paraId="6FDBA62B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read_line_alloc(</w:t>
      </w:r>
      <w:r w:rsidRPr="006A444D">
        <w:rPr>
          <w:u w:val="single"/>
        </w:rPr>
        <w:t>FILE</w:t>
      </w:r>
      <w:r w:rsidRPr="006A444D">
        <w:t xml:space="preserve">* </w:t>
      </w:r>
      <w:r w:rsidRPr="006A444D">
        <w:rPr>
          <w:i/>
          <w:iCs/>
        </w:rPr>
        <w:t>f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** </w:t>
      </w:r>
      <w:r w:rsidRPr="006A444D">
        <w:rPr>
          <w:i/>
          <w:iCs/>
        </w:rPr>
        <w:t>out_line</w:t>
      </w:r>
      <w:r w:rsidRPr="006A444D">
        <w:t>)</w:t>
      </w:r>
    </w:p>
    <w:p w14:paraId="5882B6D5" w14:textId="77777777" w:rsidR="006A444D" w:rsidRPr="006A444D" w:rsidRDefault="006A444D" w:rsidP="006A444D">
      <w:pPr>
        <w:pStyle w:val="a6"/>
      </w:pPr>
      <w:r w:rsidRPr="006A444D">
        <w:t>{</w:t>
      </w:r>
    </w:p>
    <w:p w14:paraId="29ACE2E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ch;</w:t>
      </w:r>
    </w:p>
    <w:p w14:paraId="688A2D8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len;</w:t>
      </w:r>
    </w:p>
    <w:p w14:paraId="1801A44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cap;</w:t>
      </w:r>
    </w:p>
    <w:p w14:paraId="12082AE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buf;</w:t>
      </w:r>
    </w:p>
    <w:p w14:paraId="5E61F9F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tmp;</w:t>
      </w:r>
    </w:p>
    <w:p w14:paraId="6FBE6438" w14:textId="77777777" w:rsidR="006A444D" w:rsidRPr="006A444D" w:rsidRDefault="006A444D" w:rsidP="006A444D">
      <w:pPr>
        <w:pStyle w:val="a6"/>
      </w:pPr>
    </w:p>
    <w:p w14:paraId="7617B818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out_line</w:t>
      </w:r>
      <w:r w:rsidRPr="006A444D">
        <w:t xml:space="preserve"> = NULL;</w:t>
      </w:r>
    </w:p>
    <w:p w14:paraId="06FE6563" w14:textId="77777777" w:rsidR="006A444D" w:rsidRPr="006A444D" w:rsidRDefault="006A444D" w:rsidP="006A444D">
      <w:pPr>
        <w:pStyle w:val="a6"/>
      </w:pPr>
      <w:r w:rsidRPr="006A444D">
        <w:t>    len = 0;</w:t>
      </w:r>
    </w:p>
    <w:p w14:paraId="68843365" w14:textId="77777777" w:rsidR="006A444D" w:rsidRPr="006A444D" w:rsidRDefault="006A444D" w:rsidP="006A444D">
      <w:pPr>
        <w:pStyle w:val="a6"/>
      </w:pPr>
      <w:r w:rsidRPr="006A444D">
        <w:t>    cap = 256;</w:t>
      </w:r>
    </w:p>
    <w:p w14:paraId="32B49EE1" w14:textId="77777777" w:rsidR="006A444D" w:rsidRPr="006A444D" w:rsidRDefault="006A444D" w:rsidP="006A444D">
      <w:pPr>
        <w:pStyle w:val="a6"/>
      </w:pPr>
      <w:r w:rsidRPr="006A444D">
        <w:t>    buf = (</w:t>
      </w:r>
      <w:r w:rsidRPr="006A444D">
        <w:rPr>
          <w:i/>
          <w:iCs/>
        </w:rPr>
        <w:t>char</w:t>
      </w:r>
      <w:r w:rsidRPr="006A444D">
        <w:t>*)malloc((</w:t>
      </w:r>
      <w:r w:rsidRPr="006A444D">
        <w:rPr>
          <w:u w:val="single"/>
        </w:rPr>
        <w:t>size_t</w:t>
      </w:r>
      <w:r w:rsidRPr="006A444D">
        <w:t>)cap);</w:t>
      </w:r>
    </w:p>
    <w:p w14:paraId="563FFAE0" w14:textId="77777777" w:rsidR="006A444D" w:rsidRPr="006A444D" w:rsidRDefault="006A444D" w:rsidP="006A444D">
      <w:pPr>
        <w:pStyle w:val="a6"/>
      </w:pPr>
      <w:r w:rsidRPr="006A444D">
        <w:t>    if (!buf)</w:t>
      </w:r>
    </w:p>
    <w:p w14:paraId="6F8834BF" w14:textId="77777777" w:rsidR="006A444D" w:rsidRPr="006A444D" w:rsidRDefault="006A444D" w:rsidP="006A444D">
      <w:pPr>
        <w:pStyle w:val="a6"/>
      </w:pPr>
      <w:r w:rsidRPr="006A444D">
        <w:t>    {</w:t>
      </w:r>
    </w:p>
    <w:p w14:paraId="575C6744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0EF27A7E" w14:textId="77777777" w:rsidR="006A444D" w:rsidRPr="006A444D" w:rsidRDefault="006A444D" w:rsidP="006A444D">
      <w:pPr>
        <w:pStyle w:val="a6"/>
      </w:pPr>
      <w:r w:rsidRPr="006A444D">
        <w:t>    }</w:t>
      </w:r>
    </w:p>
    <w:p w14:paraId="0751DEA3" w14:textId="77777777" w:rsidR="006A444D" w:rsidRPr="006A444D" w:rsidRDefault="006A444D" w:rsidP="006A444D">
      <w:pPr>
        <w:pStyle w:val="a6"/>
      </w:pPr>
    </w:p>
    <w:p w14:paraId="6AD6C2CB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4BFBCCB2" w14:textId="77777777" w:rsidR="006A444D" w:rsidRPr="006A444D" w:rsidRDefault="006A444D" w:rsidP="006A444D">
      <w:pPr>
        <w:pStyle w:val="a6"/>
      </w:pPr>
      <w:r w:rsidRPr="006A444D">
        <w:t>    {</w:t>
      </w:r>
    </w:p>
    <w:p w14:paraId="15E8B8AF" w14:textId="77777777" w:rsidR="006A444D" w:rsidRPr="006A444D" w:rsidRDefault="006A444D" w:rsidP="006A444D">
      <w:pPr>
        <w:pStyle w:val="a6"/>
      </w:pPr>
      <w:r w:rsidRPr="006A444D">
        <w:t>        ch = fgetc(</w:t>
      </w:r>
      <w:r w:rsidRPr="006A444D">
        <w:rPr>
          <w:i/>
          <w:iCs/>
        </w:rPr>
        <w:t>f</w:t>
      </w:r>
      <w:r w:rsidRPr="006A444D">
        <w:t>);</w:t>
      </w:r>
    </w:p>
    <w:p w14:paraId="1C01DA42" w14:textId="77777777" w:rsidR="006A444D" w:rsidRPr="006A444D" w:rsidRDefault="006A444D" w:rsidP="006A444D">
      <w:pPr>
        <w:pStyle w:val="a6"/>
      </w:pPr>
    </w:p>
    <w:p w14:paraId="0E1ED0CC" w14:textId="77777777" w:rsidR="006A444D" w:rsidRPr="006A444D" w:rsidRDefault="006A444D" w:rsidP="006A444D">
      <w:pPr>
        <w:pStyle w:val="a6"/>
      </w:pPr>
      <w:r w:rsidRPr="006A444D">
        <w:t>        if (ch == EOF)</w:t>
      </w:r>
    </w:p>
    <w:p w14:paraId="4F3CEC23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6F3BE63C" w14:textId="77777777" w:rsidR="006A444D" w:rsidRPr="006A444D" w:rsidRDefault="006A444D" w:rsidP="006A444D">
      <w:pPr>
        <w:pStyle w:val="a6"/>
      </w:pPr>
      <w:r w:rsidRPr="006A444D">
        <w:t>            if (len == 0)</w:t>
      </w:r>
    </w:p>
    <w:p w14:paraId="67FC7EBC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5C96E4B6" w14:textId="77777777" w:rsidR="006A444D" w:rsidRPr="006A444D" w:rsidRDefault="006A444D" w:rsidP="006A444D">
      <w:pPr>
        <w:pStyle w:val="a6"/>
      </w:pPr>
      <w:r w:rsidRPr="006A444D">
        <w:t>                free(buf);</w:t>
      </w:r>
    </w:p>
    <w:p w14:paraId="23D101F8" w14:textId="77777777" w:rsidR="006A444D" w:rsidRPr="006A444D" w:rsidRDefault="006A444D" w:rsidP="006A444D">
      <w:pPr>
        <w:pStyle w:val="a6"/>
      </w:pPr>
      <w:r w:rsidRPr="006A444D">
        <w:t>                return 0;</w:t>
      </w:r>
    </w:p>
    <w:p w14:paraId="2445577E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133A52CB" w14:textId="77777777" w:rsidR="006A444D" w:rsidRPr="006A444D" w:rsidRDefault="006A444D" w:rsidP="006A444D">
      <w:pPr>
        <w:pStyle w:val="a6"/>
      </w:pPr>
    </w:p>
    <w:p w14:paraId="3F86FD4E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38B05EB8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612E9A53" w14:textId="77777777" w:rsidR="006A444D" w:rsidRPr="006A444D" w:rsidRDefault="006A444D" w:rsidP="006A444D">
      <w:pPr>
        <w:pStyle w:val="a6"/>
      </w:pPr>
    </w:p>
    <w:p w14:paraId="53E3480E" w14:textId="77777777" w:rsidR="006A444D" w:rsidRPr="006A444D" w:rsidRDefault="006A444D" w:rsidP="006A444D">
      <w:pPr>
        <w:pStyle w:val="a6"/>
      </w:pPr>
      <w:r w:rsidRPr="006A444D">
        <w:t>        if (ch == '\n')</w:t>
      </w:r>
    </w:p>
    <w:p w14:paraId="51501C20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953C5B4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6DD44834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03E2ED7A" w14:textId="77777777" w:rsidR="006A444D" w:rsidRPr="006A444D" w:rsidRDefault="006A444D" w:rsidP="006A444D">
      <w:pPr>
        <w:pStyle w:val="a6"/>
      </w:pPr>
    </w:p>
    <w:p w14:paraId="33BD1B17" w14:textId="77777777" w:rsidR="006A444D" w:rsidRPr="006A444D" w:rsidRDefault="006A444D" w:rsidP="006A444D">
      <w:pPr>
        <w:pStyle w:val="a6"/>
      </w:pPr>
      <w:r w:rsidRPr="006A444D">
        <w:t>        if (ch == '\r')</w:t>
      </w:r>
    </w:p>
    <w:p w14:paraId="78C51CEA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3CF33BDD" w14:textId="77777777" w:rsidR="006A444D" w:rsidRPr="006A444D" w:rsidRDefault="006A444D" w:rsidP="006A444D">
      <w:pPr>
        <w:pStyle w:val="a6"/>
      </w:pPr>
      <w:r w:rsidRPr="006A444D">
        <w:t>            ch = fgetc(</w:t>
      </w:r>
      <w:r w:rsidRPr="006A444D">
        <w:rPr>
          <w:i/>
          <w:iCs/>
        </w:rPr>
        <w:t>f</w:t>
      </w:r>
      <w:r w:rsidRPr="006A444D">
        <w:t>);</w:t>
      </w:r>
    </w:p>
    <w:p w14:paraId="5A4C54B1" w14:textId="77777777" w:rsidR="006A444D" w:rsidRPr="006A444D" w:rsidRDefault="006A444D" w:rsidP="006A444D">
      <w:pPr>
        <w:pStyle w:val="a6"/>
      </w:pPr>
      <w:r w:rsidRPr="006A444D">
        <w:t>            if (ch != '\n' &amp;&amp; ch != EOF)</w:t>
      </w:r>
    </w:p>
    <w:p w14:paraId="3D59E81D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3D2A63E5" w14:textId="77777777" w:rsidR="006A444D" w:rsidRPr="006A444D" w:rsidRDefault="006A444D" w:rsidP="006A444D">
      <w:pPr>
        <w:pStyle w:val="a6"/>
      </w:pPr>
      <w:r w:rsidRPr="006A444D">
        <w:t xml:space="preserve">                ungetc(ch, </w:t>
      </w:r>
      <w:r w:rsidRPr="006A444D">
        <w:rPr>
          <w:i/>
          <w:iCs/>
        </w:rPr>
        <w:t>f</w:t>
      </w:r>
      <w:r w:rsidRPr="006A444D">
        <w:t>);</w:t>
      </w:r>
    </w:p>
    <w:p w14:paraId="1E472D59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2BA36B0D" w14:textId="77777777" w:rsidR="006A444D" w:rsidRPr="006A444D" w:rsidRDefault="006A444D" w:rsidP="006A444D">
      <w:pPr>
        <w:pStyle w:val="a6"/>
      </w:pPr>
    </w:p>
    <w:p w14:paraId="374EA2A5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5EC2745F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64F757F2" w14:textId="77777777" w:rsidR="006A444D" w:rsidRPr="006A444D" w:rsidRDefault="006A444D" w:rsidP="006A444D">
      <w:pPr>
        <w:pStyle w:val="a6"/>
      </w:pPr>
    </w:p>
    <w:p w14:paraId="7FF5CD48" w14:textId="77777777" w:rsidR="006A444D" w:rsidRPr="006A444D" w:rsidRDefault="006A444D" w:rsidP="006A444D">
      <w:pPr>
        <w:pStyle w:val="a6"/>
      </w:pPr>
      <w:r w:rsidRPr="006A444D">
        <w:t>        if (len + 1 &gt;= cap)</w:t>
      </w:r>
    </w:p>
    <w:p w14:paraId="13D1325A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5B856F73" w14:textId="77777777" w:rsidR="006A444D" w:rsidRPr="006A444D" w:rsidRDefault="006A444D" w:rsidP="006A444D">
      <w:pPr>
        <w:pStyle w:val="a6"/>
      </w:pPr>
      <w:r w:rsidRPr="006A444D">
        <w:t>            cap *= 2;</w:t>
      </w:r>
    </w:p>
    <w:p w14:paraId="291176EE" w14:textId="77777777" w:rsidR="006A444D" w:rsidRPr="006A444D" w:rsidRDefault="006A444D" w:rsidP="006A444D">
      <w:pPr>
        <w:pStyle w:val="a6"/>
      </w:pPr>
      <w:r w:rsidRPr="006A444D">
        <w:t>            tmp = (</w:t>
      </w:r>
      <w:r w:rsidRPr="006A444D">
        <w:rPr>
          <w:i/>
          <w:iCs/>
        </w:rPr>
        <w:t>char</w:t>
      </w:r>
      <w:r w:rsidRPr="006A444D">
        <w:t>*)realloc(buf, (</w:t>
      </w:r>
      <w:r w:rsidRPr="006A444D">
        <w:rPr>
          <w:u w:val="single"/>
        </w:rPr>
        <w:t>size_t</w:t>
      </w:r>
      <w:r w:rsidRPr="006A444D">
        <w:t>)cap);</w:t>
      </w:r>
    </w:p>
    <w:p w14:paraId="1E0C4E5F" w14:textId="77777777" w:rsidR="006A444D" w:rsidRPr="006A444D" w:rsidRDefault="006A444D" w:rsidP="006A444D">
      <w:pPr>
        <w:pStyle w:val="a6"/>
      </w:pPr>
      <w:r w:rsidRPr="006A444D">
        <w:t>            if (!tmp)</w:t>
      </w:r>
    </w:p>
    <w:p w14:paraId="5927580B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55698D6A" w14:textId="77777777" w:rsidR="006A444D" w:rsidRPr="006A444D" w:rsidRDefault="006A444D" w:rsidP="006A444D">
      <w:pPr>
        <w:pStyle w:val="a6"/>
      </w:pPr>
      <w:r w:rsidRPr="006A444D">
        <w:t>                free(buf);</w:t>
      </w:r>
    </w:p>
    <w:p w14:paraId="4D62F92B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68FDC268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6A17FD2D" w14:textId="77777777" w:rsidR="006A444D" w:rsidRPr="006A444D" w:rsidRDefault="006A444D" w:rsidP="006A444D">
      <w:pPr>
        <w:pStyle w:val="a6"/>
      </w:pPr>
    </w:p>
    <w:p w14:paraId="355888AE" w14:textId="77777777" w:rsidR="006A444D" w:rsidRPr="006A444D" w:rsidRDefault="006A444D" w:rsidP="006A444D">
      <w:pPr>
        <w:pStyle w:val="a6"/>
      </w:pPr>
      <w:r w:rsidRPr="006A444D">
        <w:t>            buf = tmp;</w:t>
      </w:r>
    </w:p>
    <w:p w14:paraId="2080532E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7603C8A0" w14:textId="77777777" w:rsidR="006A444D" w:rsidRPr="006A444D" w:rsidRDefault="006A444D" w:rsidP="006A444D">
      <w:pPr>
        <w:pStyle w:val="a6"/>
      </w:pPr>
    </w:p>
    <w:p w14:paraId="0A3495D1" w14:textId="77777777" w:rsidR="006A444D" w:rsidRPr="006A444D" w:rsidRDefault="006A444D" w:rsidP="006A444D">
      <w:pPr>
        <w:pStyle w:val="a6"/>
      </w:pPr>
      <w:r w:rsidRPr="006A444D">
        <w:t>        buf[len++] = (</w:t>
      </w:r>
      <w:r w:rsidRPr="006A444D">
        <w:rPr>
          <w:i/>
          <w:iCs/>
        </w:rPr>
        <w:t>char</w:t>
      </w:r>
      <w:r w:rsidRPr="006A444D">
        <w:t>)ch;</w:t>
      </w:r>
    </w:p>
    <w:p w14:paraId="1E6437CA" w14:textId="77777777" w:rsidR="006A444D" w:rsidRPr="006A444D" w:rsidRDefault="006A444D" w:rsidP="006A444D">
      <w:pPr>
        <w:pStyle w:val="a6"/>
      </w:pPr>
      <w:r w:rsidRPr="006A444D">
        <w:t>    }</w:t>
      </w:r>
    </w:p>
    <w:p w14:paraId="05BCF117" w14:textId="77777777" w:rsidR="006A444D" w:rsidRPr="006A444D" w:rsidRDefault="006A444D" w:rsidP="006A444D">
      <w:pPr>
        <w:pStyle w:val="a6"/>
      </w:pPr>
    </w:p>
    <w:p w14:paraId="3C79B561" w14:textId="77777777" w:rsidR="006A444D" w:rsidRPr="006A444D" w:rsidRDefault="006A444D" w:rsidP="006A444D">
      <w:pPr>
        <w:pStyle w:val="a6"/>
      </w:pPr>
      <w:r w:rsidRPr="006A444D">
        <w:lastRenderedPageBreak/>
        <w:t>    buf[len] = '\0';</w:t>
      </w:r>
    </w:p>
    <w:p w14:paraId="243022A8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out_line</w:t>
      </w:r>
      <w:r w:rsidRPr="006A444D">
        <w:t xml:space="preserve"> = buf;</w:t>
      </w:r>
    </w:p>
    <w:p w14:paraId="65AE4765" w14:textId="77777777" w:rsidR="006A444D" w:rsidRPr="006A444D" w:rsidRDefault="006A444D" w:rsidP="006A444D">
      <w:pPr>
        <w:pStyle w:val="a6"/>
      </w:pPr>
      <w:r w:rsidRPr="006A444D">
        <w:t>    return 1;</w:t>
      </w:r>
    </w:p>
    <w:p w14:paraId="69F5C8A7" w14:textId="77777777" w:rsidR="006A444D" w:rsidRPr="006A444D" w:rsidRDefault="006A444D" w:rsidP="006A444D">
      <w:pPr>
        <w:pStyle w:val="a6"/>
      </w:pPr>
      <w:r w:rsidRPr="006A444D">
        <w:t>}</w:t>
      </w:r>
    </w:p>
    <w:p w14:paraId="151F9C24" w14:textId="77777777" w:rsidR="006A444D" w:rsidRPr="006A444D" w:rsidRDefault="006A444D" w:rsidP="006A444D">
      <w:pPr>
        <w:pStyle w:val="a6"/>
      </w:pPr>
    </w:p>
    <w:p w14:paraId="78B5D303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parse_two_digits(const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u8</w:t>
      </w:r>
      <w:r w:rsidRPr="006A444D">
        <w:t xml:space="preserve">* </w:t>
      </w:r>
      <w:r w:rsidRPr="006A444D">
        <w:rPr>
          <w:i/>
          <w:iCs/>
        </w:rPr>
        <w:t>out</w:t>
      </w:r>
      <w:r w:rsidRPr="006A444D">
        <w:t>)</w:t>
      </w:r>
    </w:p>
    <w:p w14:paraId="726D144C" w14:textId="77777777" w:rsidR="006A444D" w:rsidRPr="006A444D" w:rsidRDefault="006A444D" w:rsidP="006A444D">
      <w:pPr>
        <w:pStyle w:val="a6"/>
      </w:pPr>
      <w:r w:rsidRPr="006A444D">
        <w:t>{</w:t>
      </w:r>
    </w:p>
    <w:p w14:paraId="5DB08B5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v;</w:t>
      </w:r>
    </w:p>
    <w:p w14:paraId="58DE5974" w14:textId="77777777" w:rsidR="006A444D" w:rsidRPr="006A444D" w:rsidRDefault="006A444D" w:rsidP="006A444D">
      <w:pPr>
        <w:pStyle w:val="a6"/>
      </w:pPr>
    </w:p>
    <w:p w14:paraId="651A909A" w14:textId="77777777" w:rsidR="006A444D" w:rsidRPr="006A444D" w:rsidRDefault="006A444D" w:rsidP="006A444D">
      <w:pPr>
        <w:pStyle w:val="a6"/>
      </w:pPr>
      <w:r w:rsidRPr="006A444D">
        <w:t>    if (!isdigit((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p</w:t>
      </w:r>
      <w:r w:rsidRPr="006A444D">
        <w:t>[0]) || !isdigit((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p</w:t>
      </w:r>
      <w:r w:rsidRPr="006A444D">
        <w:t>[1]))</w:t>
      </w:r>
    </w:p>
    <w:p w14:paraId="472A5F80" w14:textId="77777777" w:rsidR="006A444D" w:rsidRPr="006A444D" w:rsidRDefault="006A444D" w:rsidP="006A444D">
      <w:pPr>
        <w:pStyle w:val="a6"/>
      </w:pPr>
      <w:r w:rsidRPr="006A444D">
        <w:t>    {</w:t>
      </w:r>
    </w:p>
    <w:p w14:paraId="3F9E9F7F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359977D" w14:textId="77777777" w:rsidR="006A444D" w:rsidRPr="006A444D" w:rsidRDefault="006A444D" w:rsidP="006A444D">
      <w:pPr>
        <w:pStyle w:val="a6"/>
      </w:pPr>
      <w:r w:rsidRPr="006A444D">
        <w:t>    }</w:t>
      </w:r>
    </w:p>
    <w:p w14:paraId="5F1573C5" w14:textId="77777777" w:rsidR="006A444D" w:rsidRPr="006A444D" w:rsidRDefault="006A444D" w:rsidP="006A444D">
      <w:pPr>
        <w:pStyle w:val="a6"/>
      </w:pPr>
    </w:p>
    <w:p w14:paraId="550732D8" w14:textId="77777777" w:rsidR="006A444D" w:rsidRPr="006A444D" w:rsidRDefault="006A444D" w:rsidP="006A444D">
      <w:pPr>
        <w:pStyle w:val="a6"/>
      </w:pPr>
      <w:r w:rsidRPr="006A444D">
        <w:t>    v = (</w:t>
      </w:r>
      <w:r w:rsidRPr="006A444D">
        <w:rPr>
          <w:i/>
          <w:iCs/>
        </w:rPr>
        <w:t>p</w:t>
      </w:r>
      <w:r w:rsidRPr="006A444D">
        <w:t>[0] - '0') * 10 + (</w:t>
      </w:r>
      <w:r w:rsidRPr="006A444D">
        <w:rPr>
          <w:i/>
          <w:iCs/>
        </w:rPr>
        <w:t>p</w:t>
      </w:r>
      <w:r w:rsidRPr="006A444D">
        <w:t>[1] - '0');</w:t>
      </w:r>
    </w:p>
    <w:p w14:paraId="10365FFD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</w:t>
      </w:r>
      <w:r w:rsidRPr="006A444D">
        <w:t xml:space="preserve"> = (</w:t>
      </w:r>
      <w:r w:rsidRPr="006A444D">
        <w:rPr>
          <w:u w:val="single"/>
        </w:rPr>
        <w:t>u8</w:t>
      </w:r>
      <w:r w:rsidRPr="006A444D">
        <w:t>)v;</w:t>
      </w:r>
    </w:p>
    <w:p w14:paraId="110D2662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40863D4A" w14:textId="77777777" w:rsidR="006A444D" w:rsidRPr="006A444D" w:rsidRDefault="006A444D" w:rsidP="006A444D">
      <w:pPr>
        <w:pStyle w:val="a6"/>
      </w:pPr>
      <w:r w:rsidRPr="006A444D">
        <w:t>}</w:t>
      </w:r>
    </w:p>
    <w:p w14:paraId="78EA28DB" w14:textId="77777777" w:rsidR="006A444D" w:rsidRPr="006A444D" w:rsidRDefault="006A444D" w:rsidP="006A444D">
      <w:pPr>
        <w:pStyle w:val="a6"/>
      </w:pPr>
    </w:p>
    <w:p w14:paraId="4A2E45C1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parse_line(const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line</w:t>
      </w:r>
      <w:r w:rsidRPr="006A444D">
        <w:t xml:space="preserve">,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out</w:t>
      </w:r>
      <w:r w:rsidRPr="006A444D">
        <w:t>)</w:t>
      </w:r>
    </w:p>
    <w:p w14:paraId="6C36E20A" w14:textId="77777777" w:rsidR="006A444D" w:rsidRPr="006A444D" w:rsidRDefault="006A444D" w:rsidP="006A444D">
      <w:pPr>
        <w:pStyle w:val="a6"/>
      </w:pPr>
      <w:r w:rsidRPr="006A444D">
        <w:t>{</w:t>
      </w:r>
    </w:p>
    <w:p w14:paraId="108A8D2D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p;</w:t>
      </w:r>
    </w:p>
    <w:p w14:paraId="2E56AE6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endptr;</w:t>
      </w:r>
    </w:p>
    <w:p w14:paraId="4E6E2C1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long</w:t>
      </w:r>
      <w:r w:rsidRPr="006A444D">
        <w:t xml:space="preserve"> aa_ul;</w:t>
      </w:r>
    </w:p>
    <w:p w14:paraId="739F4E4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long</w:t>
      </w:r>
      <w:r w:rsidRPr="006A444D">
        <w:t xml:space="preserve"> bbb_l;</w:t>
      </w:r>
    </w:p>
    <w:p w14:paraId="418B737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hh;</w:t>
      </w:r>
    </w:p>
    <w:p w14:paraId="1DD90BA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mm;</w:t>
      </w:r>
    </w:p>
    <w:p w14:paraId="2AA199D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ss;</w:t>
      </w:r>
    </w:p>
    <w:p w14:paraId="14982E4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size_t</w:t>
      </w:r>
      <w:r w:rsidRPr="006A444D">
        <w:t xml:space="preserve"> msg_len;</w:t>
      </w:r>
    </w:p>
    <w:p w14:paraId="2D33BA0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text;</w:t>
      </w:r>
    </w:p>
    <w:p w14:paraId="3474516C" w14:textId="77777777" w:rsidR="006A444D" w:rsidRPr="006A444D" w:rsidRDefault="006A444D" w:rsidP="006A444D">
      <w:pPr>
        <w:pStyle w:val="a6"/>
      </w:pPr>
    </w:p>
    <w:p w14:paraId="6D645C85" w14:textId="77777777" w:rsidR="006A444D" w:rsidRPr="006A444D" w:rsidRDefault="006A444D" w:rsidP="006A444D">
      <w:pPr>
        <w:pStyle w:val="a6"/>
      </w:pPr>
      <w:r w:rsidRPr="006A444D">
        <w:t>    message_free(</w:t>
      </w:r>
      <w:r w:rsidRPr="006A444D">
        <w:rPr>
          <w:i/>
          <w:iCs/>
        </w:rPr>
        <w:t>out</w:t>
      </w:r>
      <w:r w:rsidRPr="006A444D">
        <w:t>);</w:t>
      </w:r>
    </w:p>
    <w:p w14:paraId="3E3E54AD" w14:textId="77777777" w:rsidR="006A444D" w:rsidRPr="006A444D" w:rsidRDefault="006A444D" w:rsidP="006A444D">
      <w:pPr>
        <w:pStyle w:val="a6"/>
      </w:pPr>
    </w:p>
    <w:p w14:paraId="78433C26" w14:textId="77777777" w:rsidR="006A444D" w:rsidRPr="006A444D" w:rsidRDefault="006A444D" w:rsidP="006A444D">
      <w:pPr>
        <w:pStyle w:val="a6"/>
      </w:pPr>
      <w:r w:rsidRPr="006A444D">
        <w:t xml:space="preserve">    p = </w:t>
      </w:r>
      <w:r w:rsidRPr="006A444D">
        <w:rPr>
          <w:i/>
          <w:iCs/>
        </w:rPr>
        <w:t>line</w:t>
      </w:r>
      <w:r w:rsidRPr="006A444D">
        <w:t>;</w:t>
      </w:r>
    </w:p>
    <w:p w14:paraId="46676CB3" w14:textId="77777777" w:rsidR="006A444D" w:rsidRPr="006A444D" w:rsidRDefault="006A444D" w:rsidP="006A444D">
      <w:pPr>
        <w:pStyle w:val="a6"/>
      </w:pPr>
      <w:r w:rsidRPr="006A444D">
        <w:t>    if ((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)p[0] == 0xEF &amp;&amp;</w:t>
      </w:r>
    </w:p>
    <w:p w14:paraId="08C1E247" w14:textId="77777777" w:rsidR="006A444D" w:rsidRPr="006A444D" w:rsidRDefault="006A444D" w:rsidP="006A444D">
      <w:pPr>
        <w:pStyle w:val="a6"/>
      </w:pPr>
      <w:r w:rsidRPr="006A444D">
        <w:lastRenderedPageBreak/>
        <w:t>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)p[1] == 0xBB &amp;&amp;</w:t>
      </w:r>
    </w:p>
    <w:p w14:paraId="111269B4" w14:textId="77777777" w:rsidR="006A444D" w:rsidRPr="006A444D" w:rsidRDefault="006A444D" w:rsidP="006A444D">
      <w:pPr>
        <w:pStyle w:val="a6"/>
      </w:pPr>
      <w:r w:rsidRPr="006A444D">
        <w:t>        (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)p[2] == 0xBF)</w:t>
      </w:r>
    </w:p>
    <w:p w14:paraId="0A6DE2CE" w14:textId="77777777" w:rsidR="006A444D" w:rsidRPr="006A444D" w:rsidRDefault="006A444D" w:rsidP="006A444D">
      <w:pPr>
        <w:pStyle w:val="a6"/>
      </w:pPr>
      <w:r w:rsidRPr="006A444D">
        <w:t>    {</w:t>
      </w:r>
    </w:p>
    <w:p w14:paraId="34A2A618" w14:textId="77777777" w:rsidR="006A444D" w:rsidRPr="006A444D" w:rsidRDefault="006A444D" w:rsidP="006A444D">
      <w:pPr>
        <w:pStyle w:val="a6"/>
      </w:pPr>
      <w:r w:rsidRPr="006A444D">
        <w:t>        p += 3;</w:t>
      </w:r>
    </w:p>
    <w:p w14:paraId="5ECAB578" w14:textId="77777777" w:rsidR="006A444D" w:rsidRPr="006A444D" w:rsidRDefault="006A444D" w:rsidP="006A444D">
      <w:pPr>
        <w:pStyle w:val="a6"/>
      </w:pPr>
      <w:r w:rsidRPr="006A444D">
        <w:t>    }</w:t>
      </w:r>
    </w:p>
    <w:p w14:paraId="21A092C3" w14:textId="77777777" w:rsidR="006A444D" w:rsidRPr="006A444D" w:rsidRDefault="006A444D" w:rsidP="006A444D">
      <w:pPr>
        <w:pStyle w:val="a6"/>
      </w:pPr>
    </w:p>
    <w:p w14:paraId="282B1856" w14:textId="77777777" w:rsidR="006A444D" w:rsidRPr="006A444D" w:rsidRDefault="006A444D" w:rsidP="006A444D">
      <w:pPr>
        <w:pStyle w:val="a6"/>
      </w:pPr>
      <w:r w:rsidRPr="006A444D">
        <w:t>    if (*p == '\0')</w:t>
      </w:r>
    </w:p>
    <w:p w14:paraId="18515863" w14:textId="77777777" w:rsidR="006A444D" w:rsidRPr="006A444D" w:rsidRDefault="006A444D" w:rsidP="006A444D">
      <w:pPr>
        <w:pStyle w:val="a6"/>
      </w:pPr>
      <w:r w:rsidRPr="006A444D">
        <w:t>    {</w:t>
      </w:r>
    </w:p>
    <w:p w14:paraId="03B889D6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598C8F3D" w14:textId="77777777" w:rsidR="006A444D" w:rsidRPr="006A444D" w:rsidRDefault="006A444D" w:rsidP="006A444D">
      <w:pPr>
        <w:pStyle w:val="a6"/>
      </w:pPr>
      <w:r w:rsidRPr="006A444D">
        <w:t>    }</w:t>
      </w:r>
    </w:p>
    <w:p w14:paraId="005FEF5B" w14:textId="77777777" w:rsidR="006A444D" w:rsidRPr="006A444D" w:rsidRDefault="006A444D" w:rsidP="006A444D">
      <w:pPr>
        <w:pStyle w:val="a6"/>
      </w:pPr>
    </w:p>
    <w:p w14:paraId="7B6E2184" w14:textId="77777777" w:rsidR="006A444D" w:rsidRPr="006A444D" w:rsidRDefault="006A444D" w:rsidP="006A444D">
      <w:pPr>
        <w:pStyle w:val="a6"/>
      </w:pPr>
      <w:r w:rsidRPr="006A444D">
        <w:t>    errno = 0;</w:t>
      </w:r>
    </w:p>
    <w:p w14:paraId="4B08AC48" w14:textId="77777777" w:rsidR="006A444D" w:rsidRPr="006A444D" w:rsidRDefault="006A444D" w:rsidP="006A444D">
      <w:pPr>
        <w:pStyle w:val="a6"/>
      </w:pPr>
      <w:r w:rsidRPr="006A444D">
        <w:t>    aa_ul = strtoul(p, &amp;endptr, 10);</w:t>
      </w:r>
    </w:p>
    <w:p w14:paraId="26C61A9A" w14:textId="77777777" w:rsidR="006A444D" w:rsidRPr="006A444D" w:rsidRDefault="006A444D" w:rsidP="006A444D">
      <w:pPr>
        <w:pStyle w:val="a6"/>
      </w:pPr>
      <w:r w:rsidRPr="006A444D">
        <w:t>    if (endptr == p || errno != 0 || aa_ul &gt; 65535UL)</w:t>
      </w:r>
    </w:p>
    <w:p w14:paraId="18F7549F" w14:textId="77777777" w:rsidR="006A444D" w:rsidRPr="006A444D" w:rsidRDefault="006A444D" w:rsidP="006A444D">
      <w:pPr>
        <w:pStyle w:val="a6"/>
      </w:pPr>
      <w:r w:rsidRPr="006A444D">
        <w:t>    {</w:t>
      </w:r>
    </w:p>
    <w:p w14:paraId="637626F6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6C184FB" w14:textId="77777777" w:rsidR="006A444D" w:rsidRPr="006A444D" w:rsidRDefault="006A444D" w:rsidP="006A444D">
      <w:pPr>
        <w:pStyle w:val="a6"/>
      </w:pPr>
      <w:r w:rsidRPr="006A444D">
        <w:t>    }</w:t>
      </w:r>
    </w:p>
    <w:p w14:paraId="09177451" w14:textId="77777777" w:rsidR="006A444D" w:rsidRPr="006A444D" w:rsidRDefault="006A444D" w:rsidP="006A444D">
      <w:pPr>
        <w:pStyle w:val="a6"/>
      </w:pPr>
    </w:p>
    <w:p w14:paraId="63D606D0" w14:textId="77777777" w:rsidR="006A444D" w:rsidRPr="006A444D" w:rsidRDefault="006A444D" w:rsidP="006A444D">
      <w:pPr>
        <w:pStyle w:val="a6"/>
      </w:pPr>
      <w:r w:rsidRPr="006A444D">
        <w:t>    if (*endptr != ' ')</w:t>
      </w:r>
    </w:p>
    <w:p w14:paraId="24D04D07" w14:textId="77777777" w:rsidR="006A444D" w:rsidRPr="006A444D" w:rsidRDefault="006A444D" w:rsidP="006A444D">
      <w:pPr>
        <w:pStyle w:val="a6"/>
      </w:pPr>
      <w:r w:rsidRPr="006A444D">
        <w:t>    {</w:t>
      </w:r>
    </w:p>
    <w:p w14:paraId="6627DBDC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222A6A5B" w14:textId="77777777" w:rsidR="006A444D" w:rsidRPr="006A444D" w:rsidRDefault="006A444D" w:rsidP="006A444D">
      <w:pPr>
        <w:pStyle w:val="a6"/>
      </w:pPr>
      <w:r w:rsidRPr="006A444D">
        <w:t>    }</w:t>
      </w:r>
    </w:p>
    <w:p w14:paraId="503ED9F5" w14:textId="77777777" w:rsidR="006A444D" w:rsidRPr="006A444D" w:rsidRDefault="006A444D" w:rsidP="006A444D">
      <w:pPr>
        <w:pStyle w:val="a6"/>
      </w:pPr>
    </w:p>
    <w:p w14:paraId="163C6EFD" w14:textId="77777777" w:rsidR="006A444D" w:rsidRPr="006A444D" w:rsidRDefault="006A444D" w:rsidP="006A444D">
      <w:pPr>
        <w:pStyle w:val="a6"/>
      </w:pPr>
      <w:r w:rsidRPr="006A444D">
        <w:t>    p = endptr + 1;</w:t>
      </w:r>
    </w:p>
    <w:p w14:paraId="277A915D" w14:textId="77777777" w:rsidR="006A444D" w:rsidRPr="006A444D" w:rsidRDefault="006A444D" w:rsidP="006A444D">
      <w:pPr>
        <w:pStyle w:val="a6"/>
      </w:pPr>
    </w:p>
    <w:p w14:paraId="24277221" w14:textId="77777777" w:rsidR="006A444D" w:rsidRPr="006A444D" w:rsidRDefault="006A444D" w:rsidP="006A444D">
      <w:pPr>
        <w:pStyle w:val="a6"/>
      </w:pPr>
      <w:r w:rsidRPr="006A444D">
        <w:t>    errno = 0;</w:t>
      </w:r>
    </w:p>
    <w:p w14:paraId="1852318F" w14:textId="77777777" w:rsidR="006A444D" w:rsidRPr="006A444D" w:rsidRDefault="006A444D" w:rsidP="006A444D">
      <w:pPr>
        <w:pStyle w:val="a6"/>
      </w:pPr>
      <w:r w:rsidRPr="006A444D">
        <w:t>    bbb_l = strtol(p, &amp;endptr, 10);</w:t>
      </w:r>
    </w:p>
    <w:p w14:paraId="2443FF10" w14:textId="77777777" w:rsidR="006A444D" w:rsidRPr="006A444D" w:rsidRDefault="006A444D" w:rsidP="006A444D">
      <w:pPr>
        <w:pStyle w:val="a6"/>
      </w:pPr>
      <w:r w:rsidRPr="006A444D">
        <w:t>    if (endptr == p || errno != 0 || bbb_l &lt; INT32_MIN || bbb_l &gt; INT32_MAX)</w:t>
      </w:r>
    </w:p>
    <w:p w14:paraId="5F9CC08F" w14:textId="77777777" w:rsidR="006A444D" w:rsidRPr="006A444D" w:rsidRDefault="006A444D" w:rsidP="006A444D">
      <w:pPr>
        <w:pStyle w:val="a6"/>
      </w:pPr>
      <w:r w:rsidRPr="006A444D">
        <w:t>    {</w:t>
      </w:r>
    </w:p>
    <w:p w14:paraId="1B940D30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19CA98BF" w14:textId="77777777" w:rsidR="006A444D" w:rsidRPr="006A444D" w:rsidRDefault="006A444D" w:rsidP="006A444D">
      <w:pPr>
        <w:pStyle w:val="a6"/>
      </w:pPr>
      <w:r w:rsidRPr="006A444D">
        <w:t>    }</w:t>
      </w:r>
    </w:p>
    <w:p w14:paraId="0C52949B" w14:textId="77777777" w:rsidR="006A444D" w:rsidRPr="006A444D" w:rsidRDefault="006A444D" w:rsidP="006A444D">
      <w:pPr>
        <w:pStyle w:val="a6"/>
      </w:pPr>
    </w:p>
    <w:p w14:paraId="571BC125" w14:textId="77777777" w:rsidR="006A444D" w:rsidRPr="006A444D" w:rsidRDefault="006A444D" w:rsidP="006A444D">
      <w:pPr>
        <w:pStyle w:val="a6"/>
      </w:pPr>
      <w:r w:rsidRPr="006A444D">
        <w:t>    if (*endptr != ' ')</w:t>
      </w:r>
    </w:p>
    <w:p w14:paraId="5ECD832E" w14:textId="77777777" w:rsidR="006A444D" w:rsidRPr="006A444D" w:rsidRDefault="006A444D" w:rsidP="006A444D">
      <w:pPr>
        <w:pStyle w:val="a6"/>
      </w:pPr>
      <w:r w:rsidRPr="006A444D">
        <w:t>    {</w:t>
      </w:r>
    </w:p>
    <w:p w14:paraId="0D2E5448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563F618" w14:textId="77777777" w:rsidR="006A444D" w:rsidRPr="006A444D" w:rsidRDefault="006A444D" w:rsidP="006A444D">
      <w:pPr>
        <w:pStyle w:val="a6"/>
      </w:pPr>
      <w:r w:rsidRPr="006A444D">
        <w:lastRenderedPageBreak/>
        <w:t>    }</w:t>
      </w:r>
    </w:p>
    <w:p w14:paraId="26E4C971" w14:textId="77777777" w:rsidR="006A444D" w:rsidRPr="006A444D" w:rsidRDefault="006A444D" w:rsidP="006A444D">
      <w:pPr>
        <w:pStyle w:val="a6"/>
      </w:pPr>
    </w:p>
    <w:p w14:paraId="3210BBE8" w14:textId="77777777" w:rsidR="006A444D" w:rsidRPr="006A444D" w:rsidRDefault="006A444D" w:rsidP="006A444D">
      <w:pPr>
        <w:pStyle w:val="a6"/>
      </w:pPr>
      <w:r w:rsidRPr="006A444D">
        <w:t>    p = endptr + 1;</w:t>
      </w:r>
    </w:p>
    <w:p w14:paraId="4705948A" w14:textId="77777777" w:rsidR="006A444D" w:rsidRPr="006A444D" w:rsidRDefault="006A444D" w:rsidP="006A444D">
      <w:pPr>
        <w:pStyle w:val="a6"/>
      </w:pPr>
    </w:p>
    <w:p w14:paraId="3C204321" w14:textId="77777777" w:rsidR="006A444D" w:rsidRPr="006A444D" w:rsidRDefault="006A444D" w:rsidP="006A444D">
      <w:pPr>
        <w:pStyle w:val="a6"/>
      </w:pPr>
      <w:r w:rsidRPr="006A444D">
        <w:t>    if ((</w:t>
      </w:r>
      <w:r w:rsidRPr="006A444D">
        <w:rPr>
          <w:i/>
          <w:iCs/>
        </w:rPr>
        <w:t>int</w:t>
      </w:r>
      <w:r w:rsidRPr="006A444D">
        <w:t>)strlen(p) &lt; 8)</w:t>
      </w:r>
    </w:p>
    <w:p w14:paraId="3CBC3064" w14:textId="77777777" w:rsidR="006A444D" w:rsidRPr="006A444D" w:rsidRDefault="006A444D" w:rsidP="006A444D">
      <w:pPr>
        <w:pStyle w:val="a6"/>
      </w:pPr>
      <w:r w:rsidRPr="006A444D">
        <w:t>    {</w:t>
      </w:r>
    </w:p>
    <w:p w14:paraId="1A993948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0337478B" w14:textId="77777777" w:rsidR="006A444D" w:rsidRPr="006A444D" w:rsidRDefault="006A444D" w:rsidP="006A444D">
      <w:pPr>
        <w:pStyle w:val="a6"/>
      </w:pPr>
      <w:r w:rsidRPr="006A444D">
        <w:t>    }</w:t>
      </w:r>
    </w:p>
    <w:p w14:paraId="7AC03E70" w14:textId="77777777" w:rsidR="006A444D" w:rsidRPr="006A444D" w:rsidRDefault="006A444D" w:rsidP="006A444D">
      <w:pPr>
        <w:pStyle w:val="a6"/>
      </w:pPr>
    </w:p>
    <w:p w14:paraId="3C284F91" w14:textId="77777777" w:rsidR="006A444D" w:rsidRPr="006A444D" w:rsidRDefault="006A444D" w:rsidP="006A444D">
      <w:pPr>
        <w:pStyle w:val="a6"/>
      </w:pPr>
      <w:r w:rsidRPr="006A444D">
        <w:t>    if (parse_two_digits(p, &amp;hh) != 0 || p[2] != ':')</w:t>
      </w:r>
    </w:p>
    <w:p w14:paraId="71814869" w14:textId="77777777" w:rsidR="006A444D" w:rsidRPr="006A444D" w:rsidRDefault="006A444D" w:rsidP="006A444D">
      <w:pPr>
        <w:pStyle w:val="a6"/>
      </w:pPr>
      <w:r w:rsidRPr="006A444D">
        <w:t>    {</w:t>
      </w:r>
    </w:p>
    <w:p w14:paraId="07C3E314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00EB1E5B" w14:textId="77777777" w:rsidR="006A444D" w:rsidRPr="006A444D" w:rsidRDefault="006A444D" w:rsidP="006A444D">
      <w:pPr>
        <w:pStyle w:val="a6"/>
      </w:pPr>
      <w:r w:rsidRPr="006A444D">
        <w:t>    }</w:t>
      </w:r>
    </w:p>
    <w:p w14:paraId="56F8435A" w14:textId="77777777" w:rsidR="006A444D" w:rsidRPr="006A444D" w:rsidRDefault="006A444D" w:rsidP="006A444D">
      <w:pPr>
        <w:pStyle w:val="a6"/>
      </w:pPr>
    </w:p>
    <w:p w14:paraId="0D3CB9AD" w14:textId="77777777" w:rsidR="006A444D" w:rsidRPr="006A444D" w:rsidRDefault="006A444D" w:rsidP="006A444D">
      <w:pPr>
        <w:pStyle w:val="a6"/>
      </w:pPr>
      <w:r w:rsidRPr="006A444D">
        <w:t>    if (parse_two_digits(p + 3, &amp;mm) != 0 || p[5] != ':')</w:t>
      </w:r>
    </w:p>
    <w:p w14:paraId="6DABE8F4" w14:textId="77777777" w:rsidR="006A444D" w:rsidRPr="006A444D" w:rsidRDefault="006A444D" w:rsidP="006A444D">
      <w:pPr>
        <w:pStyle w:val="a6"/>
      </w:pPr>
      <w:r w:rsidRPr="006A444D">
        <w:t>    {</w:t>
      </w:r>
    </w:p>
    <w:p w14:paraId="7714C0F0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723AB165" w14:textId="77777777" w:rsidR="006A444D" w:rsidRPr="006A444D" w:rsidRDefault="006A444D" w:rsidP="006A444D">
      <w:pPr>
        <w:pStyle w:val="a6"/>
      </w:pPr>
      <w:r w:rsidRPr="006A444D">
        <w:t>    }</w:t>
      </w:r>
    </w:p>
    <w:p w14:paraId="50B4536C" w14:textId="77777777" w:rsidR="006A444D" w:rsidRPr="006A444D" w:rsidRDefault="006A444D" w:rsidP="006A444D">
      <w:pPr>
        <w:pStyle w:val="a6"/>
      </w:pPr>
    </w:p>
    <w:p w14:paraId="30F12715" w14:textId="77777777" w:rsidR="006A444D" w:rsidRPr="006A444D" w:rsidRDefault="006A444D" w:rsidP="006A444D">
      <w:pPr>
        <w:pStyle w:val="a6"/>
      </w:pPr>
      <w:r w:rsidRPr="006A444D">
        <w:t>    if (parse_two_digits(p + 6, &amp;ss) != 0)</w:t>
      </w:r>
    </w:p>
    <w:p w14:paraId="2E752A18" w14:textId="77777777" w:rsidR="006A444D" w:rsidRPr="006A444D" w:rsidRDefault="006A444D" w:rsidP="006A444D">
      <w:pPr>
        <w:pStyle w:val="a6"/>
      </w:pPr>
      <w:r w:rsidRPr="006A444D">
        <w:t>    {</w:t>
      </w:r>
    </w:p>
    <w:p w14:paraId="5FDCAFE9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30556BA4" w14:textId="77777777" w:rsidR="006A444D" w:rsidRPr="006A444D" w:rsidRDefault="006A444D" w:rsidP="006A444D">
      <w:pPr>
        <w:pStyle w:val="a6"/>
      </w:pPr>
      <w:r w:rsidRPr="006A444D">
        <w:t>    }</w:t>
      </w:r>
    </w:p>
    <w:p w14:paraId="580F3EEE" w14:textId="77777777" w:rsidR="006A444D" w:rsidRPr="006A444D" w:rsidRDefault="006A444D" w:rsidP="006A444D">
      <w:pPr>
        <w:pStyle w:val="a6"/>
      </w:pPr>
    </w:p>
    <w:p w14:paraId="5BEE0DD2" w14:textId="77777777" w:rsidR="006A444D" w:rsidRPr="006A444D" w:rsidRDefault="006A444D" w:rsidP="006A444D">
      <w:pPr>
        <w:pStyle w:val="a6"/>
      </w:pPr>
      <w:r w:rsidRPr="006A444D">
        <w:t>    if (hh &gt; 23 || mm &gt; 59 || ss &gt; 59)</w:t>
      </w:r>
    </w:p>
    <w:p w14:paraId="56951791" w14:textId="77777777" w:rsidR="006A444D" w:rsidRPr="006A444D" w:rsidRDefault="006A444D" w:rsidP="006A444D">
      <w:pPr>
        <w:pStyle w:val="a6"/>
      </w:pPr>
      <w:r w:rsidRPr="006A444D">
        <w:t>    {</w:t>
      </w:r>
    </w:p>
    <w:p w14:paraId="30B5ED31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E5950A2" w14:textId="77777777" w:rsidR="006A444D" w:rsidRPr="006A444D" w:rsidRDefault="006A444D" w:rsidP="006A444D">
      <w:pPr>
        <w:pStyle w:val="a6"/>
      </w:pPr>
      <w:r w:rsidRPr="006A444D">
        <w:t>    }</w:t>
      </w:r>
    </w:p>
    <w:p w14:paraId="53773CE7" w14:textId="77777777" w:rsidR="006A444D" w:rsidRPr="006A444D" w:rsidRDefault="006A444D" w:rsidP="006A444D">
      <w:pPr>
        <w:pStyle w:val="a6"/>
      </w:pPr>
    </w:p>
    <w:p w14:paraId="206852E5" w14:textId="77777777" w:rsidR="006A444D" w:rsidRPr="006A444D" w:rsidRDefault="006A444D" w:rsidP="006A444D">
      <w:pPr>
        <w:pStyle w:val="a6"/>
      </w:pPr>
      <w:r w:rsidRPr="006A444D">
        <w:t>    p += 8;</w:t>
      </w:r>
    </w:p>
    <w:p w14:paraId="5D40E106" w14:textId="77777777" w:rsidR="006A444D" w:rsidRPr="006A444D" w:rsidRDefault="006A444D" w:rsidP="006A444D">
      <w:pPr>
        <w:pStyle w:val="a6"/>
      </w:pPr>
    </w:p>
    <w:p w14:paraId="1D05881C" w14:textId="77777777" w:rsidR="006A444D" w:rsidRPr="006A444D" w:rsidRDefault="006A444D" w:rsidP="006A444D">
      <w:pPr>
        <w:pStyle w:val="a6"/>
      </w:pPr>
      <w:r w:rsidRPr="006A444D">
        <w:t>    if (*p != ' ')</w:t>
      </w:r>
    </w:p>
    <w:p w14:paraId="78436758" w14:textId="77777777" w:rsidR="006A444D" w:rsidRPr="006A444D" w:rsidRDefault="006A444D" w:rsidP="006A444D">
      <w:pPr>
        <w:pStyle w:val="a6"/>
      </w:pPr>
      <w:r w:rsidRPr="006A444D">
        <w:t>    {</w:t>
      </w:r>
    </w:p>
    <w:p w14:paraId="4CE09E9E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6031F2C8" w14:textId="77777777" w:rsidR="006A444D" w:rsidRPr="006A444D" w:rsidRDefault="006A444D" w:rsidP="006A444D">
      <w:pPr>
        <w:pStyle w:val="a6"/>
      </w:pPr>
      <w:r w:rsidRPr="006A444D">
        <w:t>    }</w:t>
      </w:r>
    </w:p>
    <w:p w14:paraId="773BC542" w14:textId="77777777" w:rsidR="006A444D" w:rsidRPr="006A444D" w:rsidRDefault="006A444D" w:rsidP="006A444D">
      <w:pPr>
        <w:pStyle w:val="a6"/>
      </w:pPr>
    </w:p>
    <w:p w14:paraId="4B0B76AD" w14:textId="77777777" w:rsidR="006A444D" w:rsidRPr="006A444D" w:rsidRDefault="006A444D" w:rsidP="006A444D">
      <w:pPr>
        <w:pStyle w:val="a6"/>
      </w:pPr>
      <w:r w:rsidRPr="006A444D">
        <w:lastRenderedPageBreak/>
        <w:t>    ++p;</w:t>
      </w:r>
    </w:p>
    <w:p w14:paraId="11D4B4E0" w14:textId="77777777" w:rsidR="006A444D" w:rsidRPr="006A444D" w:rsidRDefault="006A444D" w:rsidP="006A444D">
      <w:pPr>
        <w:pStyle w:val="a6"/>
      </w:pPr>
    </w:p>
    <w:p w14:paraId="282BA9AD" w14:textId="77777777" w:rsidR="006A444D" w:rsidRPr="006A444D" w:rsidRDefault="006A444D" w:rsidP="006A444D">
      <w:pPr>
        <w:pStyle w:val="a6"/>
      </w:pPr>
      <w:r w:rsidRPr="006A444D">
        <w:t>    if (*p == '\0')</w:t>
      </w:r>
    </w:p>
    <w:p w14:paraId="2E192372" w14:textId="77777777" w:rsidR="006A444D" w:rsidRPr="006A444D" w:rsidRDefault="006A444D" w:rsidP="006A444D">
      <w:pPr>
        <w:pStyle w:val="a6"/>
      </w:pPr>
      <w:r w:rsidRPr="006A444D">
        <w:t>    {</w:t>
      </w:r>
    </w:p>
    <w:p w14:paraId="15719ED7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42E74A17" w14:textId="77777777" w:rsidR="006A444D" w:rsidRPr="006A444D" w:rsidRDefault="006A444D" w:rsidP="006A444D">
      <w:pPr>
        <w:pStyle w:val="a6"/>
      </w:pPr>
      <w:r w:rsidRPr="006A444D">
        <w:t>    }</w:t>
      </w:r>
    </w:p>
    <w:p w14:paraId="3E121FBC" w14:textId="77777777" w:rsidR="006A444D" w:rsidRPr="006A444D" w:rsidRDefault="006A444D" w:rsidP="006A444D">
      <w:pPr>
        <w:pStyle w:val="a6"/>
      </w:pPr>
    </w:p>
    <w:p w14:paraId="58583ECB" w14:textId="77777777" w:rsidR="006A444D" w:rsidRPr="006A444D" w:rsidRDefault="006A444D" w:rsidP="006A444D">
      <w:pPr>
        <w:pStyle w:val="a6"/>
      </w:pPr>
      <w:r w:rsidRPr="006A444D">
        <w:t>    msg_len = strlen(p);</w:t>
      </w:r>
    </w:p>
    <w:p w14:paraId="4C6DE73C" w14:textId="77777777" w:rsidR="006A444D" w:rsidRPr="006A444D" w:rsidRDefault="006A444D" w:rsidP="006A444D">
      <w:pPr>
        <w:pStyle w:val="a6"/>
      </w:pPr>
      <w:r w:rsidRPr="006A444D">
        <w:t>    text = (</w:t>
      </w:r>
      <w:r w:rsidRPr="006A444D">
        <w:rPr>
          <w:i/>
          <w:iCs/>
        </w:rPr>
        <w:t>char</w:t>
      </w:r>
      <w:r w:rsidRPr="006A444D">
        <w:t>*)malloc(msg_len + 1);</w:t>
      </w:r>
    </w:p>
    <w:p w14:paraId="2F4CBB72" w14:textId="77777777" w:rsidR="006A444D" w:rsidRPr="006A444D" w:rsidRDefault="006A444D" w:rsidP="006A444D">
      <w:pPr>
        <w:pStyle w:val="a6"/>
      </w:pPr>
      <w:r w:rsidRPr="006A444D">
        <w:t>    if (!text)</w:t>
      </w:r>
    </w:p>
    <w:p w14:paraId="2DBFC54E" w14:textId="77777777" w:rsidR="006A444D" w:rsidRPr="006A444D" w:rsidRDefault="006A444D" w:rsidP="006A444D">
      <w:pPr>
        <w:pStyle w:val="a6"/>
      </w:pPr>
      <w:r w:rsidRPr="006A444D">
        <w:t>    {</w:t>
      </w:r>
    </w:p>
    <w:p w14:paraId="3101005A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0E774D52" w14:textId="77777777" w:rsidR="006A444D" w:rsidRPr="006A444D" w:rsidRDefault="006A444D" w:rsidP="006A444D">
      <w:pPr>
        <w:pStyle w:val="a6"/>
      </w:pPr>
      <w:r w:rsidRPr="006A444D">
        <w:t>    }</w:t>
      </w:r>
    </w:p>
    <w:p w14:paraId="11DE075A" w14:textId="77777777" w:rsidR="006A444D" w:rsidRPr="006A444D" w:rsidRDefault="006A444D" w:rsidP="006A444D">
      <w:pPr>
        <w:pStyle w:val="a6"/>
      </w:pPr>
    </w:p>
    <w:p w14:paraId="0DCCC2E4" w14:textId="77777777" w:rsidR="006A444D" w:rsidRPr="006A444D" w:rsidRDefault="006A444D" w:rsidP="006A444D">
      <w:pPr>
        <w:pStyle w:val="a6"/>
      </w:pPr>
      <w:r w:rsidRPr="006A444D">
        <w:t>    memcpy(text, p, msg_len + 1);</w:t>
      </w:r>
    </w:p>
    <w:p w14:paraId="035D6B57" w14:textId="77777777" w:rsidR="006A444D" w:rsidRPr="006A444D" w:rsidRDefault="006A444D" w:rsidP="006A444D">
      <w:pPr>
        <w:pStyle w:val="a6"/>
      </w:pPr>
    </w:p>
    <w:p w14:paraId="31EB9929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-&gt;aa = (</w:t>
      </w:r>
      <w:r w:rsidRPr="006A444D">
        <w:rPr>
          <w:u w:val="single"/>
        </w:rPr>
        <w:t>u16</w:t>
      </w:r>
      <w:r w:rsidRPr="006A444D">
        <w:t>)aa_ul;</w:t>
      </w:r>
    </w:p>
    <w:p w14:paraId="365F885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-&gt;bbb = (</w:t>
      </w:r>
      <w:r w:rsidRPr="006A444D">
        <w:rPr>
          <w:u w:val="single"/>
        </w:rPr>
        <w:t>s32</w:t>
      </w:r>
      <w:r w:rsidRPr="006A444D">
        <w:t>)bbb_l;</w:t>
      </w:r>
    </w:p>
    <w:p w14:paraId="09FE78A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-&gt;hh = hh;</w:t>
      </w:r>
    </w:p>
    <w:p w14:paraId="0266781B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-&gt;mm = mm;</w:t>
      </w:r>
    </w:p>
    <w:p w14:paraId="301A5F7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-&gt;ss = ss;</w:t>
      </w:r>
    </w:p>
    <w:p w14:paraId="7ECCAF1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-&gt;message = text;</w:t>
      </w:r>
    </w:p>
    <w:p w14:paraId="0D66274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out</w:t>
      </w:r>
      <w:r w:rsidRPr="006A444D">
        <w:t>-&gt;message_len = (</w:t>
      </w:r>
      <w:r w:rsidRPr="006A444D">
        <w:rPr>
          <w:u w:val="single"/>
        </w:rPr>
        <w:t>u32</w:t>
      </w:r>
      <w:r w:rsidRPr="006A444D">
        <w:t>)msg_len;</w:t>
      </w:r>
    </w:p>
    <w:p w14:paraId="22FD9680" w14:textId="77777777" w:rsidR="006A444D" w:rsidRPr="006A444D" w:rsidRDefault="006A444D" w:rsidP="006A444D">
      <w:pPr>
        <w:pStyle w:val="a6"/>
      </w:pPr>
    </w:p>
    <w:p w14:paraId="75837FD1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50CB7487" w14:textId="77777777" w:rsidR="006A444D" w:rsidRPr="006A444D" w:rsidRDefault="006A444D" w:rsidP="006A444D">
      <w:pPr>
        <w:pStyle w:val="a6"/>
      </w:pPr>
      <w:r w:rsidRPr="006A444D">
        <w:t>}</w:t>
      </w:r>
    </w:p>
    <w:p w14:paraId="284245C5" w14:textId="77777777" w:rsidR="006A444D" w:rsidRPr="006A444D" w:rsidRDefault="006A444D" w:rsidP="006A444D">
      <w:pPr>
        <w:pStyle w:val="a6"/>
      </w:pPr>
    </w:p>
    <w:p w14:paraId="117B7188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write_u16_be(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u16</w:t>
      </w:r>
      <w:r w:rsidRPr="006A444D">
        <w:t xml:space="preserve"> </w:t>
      </w:r>
      <w:r w:rsidRPr="006A444D">
        <w:rPr>
          <w:i/>
          <w:iCs/>
        </w:rPr>
        <w:t>v</w:t>
      </w:r>
      <w:r w:rsidRPr="006A444D">
        <w:t>)</w:t>
      </w:r>
    </w:p>
    <w:p w14:paraId="47BF3583" w14:textId="77777777" w:rsidR="006A444D" w:rsidRPr="006A444D" w:rsidRDefault="006A444D" w:rsidP="006A444D">
      <w:pPr>
        <w:pStyle w:val="a6"/>
      </w:pPr>
      <w:r w:rsidRPr="006A444D">
        <w:t>{</w:t>
      </w:r>
    </w:p>
    <w:p w14:paraId="0D74CAE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[0]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8) &amp; 0xFF);</w:t>
      </w:r>
    </w:p>
    <w:p w14:paraId="549860A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[1] = (</w:t>
      </w:r>
      <w:r w:rsidRPr="006A444D">
        <w:rPr>
          <w:i/>
          <w:iCs/>
        </w:rPr>
        <w:t>char</w:t>
      </w:r>
      <w:r w:rsidRPr="006A444D">
        <w:t>)(</w:t>
      </w:r>
      <w:r w:rsidRPr="006A444D">
        <w:rPr>
          <w:i/>
          <w:iCs/>
        </w:rPr>
        <w:t>v</w:t>
      </w:r>
      <w:r w:rsidRPr="006A444D">
        <w:t xml:space="preserve"> &amp; 0xFF);</w:t>
      </w:r>
    </w:p>
    <w:p w14:paraId="74C18A23" w14:textId="77777777" w:rsidR="006A444D" w:rsidRPr="006A444D" w:rsidRDefault="006A444D" w:rsidP="006A444D">
      <w:pPr>
        <w:pStyle w:val="a6"/>
      </w:pPr>
      <w:r w:rsidRPr="006A444D">
        <w:t>}</w:t>
      </w:r>
    </w:p>
    <w:p w14:paraId="3FDD50E2" w14:textId="77777777" w:rsidR="006A444D" w:rsidRPr="006A444D" w:rsidRDefault="006A444D" w:rsidP="006A444D">
      <w:pPr>
        <w:pStyle w:val="a6"/>
      </w:pPr>
    </w:p>
    <w:p w14:paraId="2874C4CC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write_u32_be(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u32</w:t>
      </w:r>
      <w:r w:rsidRPr="006A444D">
        <w:t xml:space="preserve"> </w:t>
      </w:r>
      <w:r w:rsidRPr="006A444D">
        <w:rPr>
          <w:i/>
          <w:iCs/>
        </w:rPr>
        <w:t>v</w:t>
      </w:r>
      <w:r w:rsidRPr="006A444D">
        <w:t>)</w:t>
      </w:r>
    </w:p>
    <w:p w14:paraId="22AE7FA8" w14:textId="77777777" w:rsidR="006A444D" w:rsidRPr="006A444D" w:rsidRDefault="006A444D" w:rsidP="006A444D">
      <w:pPr>
        <w:pStyle w:val="a6"/>
      </w:pPr>
      <w:r w:rsidRPr="006A444D">
        <w:t>{</w:t>
      </w:r>
    </w:p>
    <w:p w14:paraId="1B6416B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[0]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24) &amp; 0xFF);</w:t>
      </w:r>
    </w:p>
    <w:p w14:paraId="69C742CA" w14:textId="77777777" w:rsidR="006A444D" w:rsidRPr="006A444D" w:rsidRDefault="006A444D" w:rsidP="006A444D">
      <w:pPr>
        <w:pStyle w:val="a6"/>
      </w:pPr>
      <w:r w:rsidRPr="006A444D">
        <w:lastRenderedPageBreak/>
        <w:t xml:space="preserve">    </w:t>
      </w:r>
      <w:r w:rsidRPr="006A444D">
        <w:rPr>
          <w:i/>
          <w:iCs/>
        </w:rPr>
        <w:t>p</w:t>
      </w:r>
      <w:r w:rsidRPr="006A444D">
        <w:t>[1]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16) &amp; 0xFF);</w:t>
      </w:r>
    </w:p>
    <w:p w14:paraId="1C5A2BF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[2]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8) &amp; 0xFF);</w:t>
      </w:r>
    </w:p>
    <w:p w14:paraId="4A55110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[3] = (</w:t>
      </w:r>
      <w:r w:rsidRPr="006A444D">
        <w:rPr>
          <w:i/>
          <w:iCs/>
        </w:rPr>
        <w:t>char</w:t>
      </w:r>
      <w:r w:rsidRPr="006A444D">
        <w:t>)(</w:t>
      </w:r>
      <w:r w:rsidRPr="006A444D">
        <w:rPr>
          <w:i/>
          <w:iCs/>
        </w:rPr>
        <w:t>v</w:t>
      </w:r>
      <w:r w:rsidRPr="006A444D">
        <w:t xml:space="preserve"> &amp; 0xFF);</w:t>
      </w:r>
    </w:p>
    <w:p w14:paraId="3C7BD84B" w14:textId="77777777" w:rsidR="006A444D" w:rsidRPr="006A444D" w:rsidRDefault="006A444D" w:rsidP="006A444D">
      <w:pPr>
        <w:pStyle w:val="a6"/>
      </w:pPr>
      <w:r w:rsidRPr="006A444D">
        <w:t>}</w:t>
      </w:r>
    </w:p>
    <w:p w14:paraId="76259467" w14:textId="77777777" w:rsidR="006A444D" w:rsidRPr="006A444D" w:rsidRDefault="006A444D" w:rsidP="006A444D">
      <w:pPr>
        <w:pStyle w:val="a6"/>
      </w:pPr>
    </w:p>
    <w:p w14:paraId="1ABB277C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u32</w:t>
      </w:r>
      <w:r w:rsidRPr="006A444D">
        <w:t xml:space="preserve"> read_u32_be(const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>)</w:t>
      </w:r>
    </w:p>
    <w:p w14:paraId="18E68176" w14:textId="77777777" w:rsidR="006A444D" w:rsidRPr="006A444D" w:rsidRDefault="006A444D" w:rsidP="006A444D">
      <w:pPr>
        <w:pStyle w:val="a6"/>
      </w:pPr>
      <w:r w:rsidRPr="006A444D">
        <w:t>{</w:t>
      </w:r>
    </w:p>
    <w:p w14:paraId="5E01554C" w14:textId="77777777" w:rsidR="006A444D" w:rsidRPr="006A444D" w:rsidRDefault="006A444D" w:rsidP="006A444D">
      <w:pPr>
        <w:pStyle w:val="a6"/>
      </w:pPr>
      <w:r w:rsidRPr="006A444D">
        <w:t>    return 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[0] &lt;&lt; 24) |</w:t>
      </w:r>
    </w:p>
    <w:p w14:paraId="74321EBF" w14:textId="77777777" w:rsidR="006A444D" w:rsidRPr="006A444D" w:rsidRDefault="006A444D" w:rsidP="006A444D">
      <w:pPr>
        <w:pStyle w:val="a6"/>
      </w:pPr>
      <w:r w:rsidRPr="006A444D">
        <w:t>           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[1] &lt;&lt; 16) |</w:t>
      </w:r>
    </w:p>
    <w:p w14:paraId="41D272EF" w14:textId="77777777" w:rsidR="006A444D" w:rsidRPr="006A444D" w:rsidRDefault="006A444D" w:rsidP="006A444D">
      <w:pPr>
        <w:pStyle w:val="a6"/>
      </w:pPr>
      <w:r w:rsidRPr="006A444D">
        <w:t>           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[2] &lt;&lt; 8) |</w:t>
      </w:r>
    </w:p>
    <w:p w14:paraId="419003E1" w14:textId="77777777" w:rsidR="006A444D" w:rsidRPr="006A444D" w:rsidRDefault="006A444D" w:rsidP="006A444D">
      <w:pPr>
        <w:pStyle w:val="a6"/>
      </w:pPr>
      <w:r w:rsidRPr="006A444D">
        <w:t>           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[3];</w:t>
      </w:r>
    </w:p>
    <w:p w14:paraId="4CF1AC66" w14:textId="77777777" w:rsidR="006A444D" w:rsidRPr="006A444D" w:rsidRDefault="006A444D" w:rsidP="006A444D">
      <w:pPr>
        <w:pStyle w:val="a6"/>
      </w:pPr>
      <w:r w:rsidRPr="006A444D">
        <w:t>}</w:t>
      </w:r>
    </w:p>
    <w:p w14:paraId="6E6FA0D7" w14:textId="77777777" w:rsidR="006A444D" w:rsidRPr="006A444D" w:rsidRDefault="006A444D" w:rsidP="006A444D">
      <w:pPr>
        <w:pStyle w:val="a6"/>
      </w:pPr>
    </w:p>
    <w:p w14:paraId="4B7A4580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build_packet(</w:t>
      </w:r>
      <w:r w:rsidRPr="006A444D">
        <w:rPr>
          <w:u w:val="single"/>
        </w:rPr>
        <w:t>u32</w:t>
      </w:r>
      <w:r w:rsidRPr="006A444D">
        <w:t xml:space="preserve"> </w:t>
      </w:r>
      <w:r w:rsidRPr="006A444D">
        <w:rPr>
          <w:i/>
          <w:iCs/>
        </w:rPr>
        <w:t>idx</w:t>
      </w:r>
      <w:r w:rsidRPr="006A444D">
        <w:t xml:space="preserve">, const </w:t>
      </w:r>
      <w:r w:rsidRPr="006A444D">
        <w:rPr>
          <w:u w:val="single"/>
        </w:rPr>
        <w:t>Message</w:t>
      </w:r>
      <w:r w:rsidRPr="006A444D">
        <w:t xml:space="preserve">* </w:t>
      </w:r>
      <w:r w:rsidRPr="006A444D">
        <w:rPr>
          <w:i/>
          <w:iCs/>
        </w:rPr>
        <w:t>msg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** </w:t>
      </w:r>
      <w:r w:rsidRPr="006A444D">
        <w:rPr>
          <w:i/>
          <w:iCs/>
        </w:rPr>
        <w:t>out_buf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* </w:t>
      </w:r>
      <w:r w:rsidRPr="006A444D">
        <w:rPr>
          <w:i/>
          <w:iCs/>
        </w:rPr>
        <w:t>out_len</w:t>
      </w:r>
      <w:r w:rsidRPr="006A444D">
        <w:t>)</w:t>
      </w:r>
    </w:p>
    <w:p w14:paraId="2CC920D5" w14:textId="77777777" w:rsidR="006A444D" w:rsidRPr="006A444D" w:rsidRDefault="006A444D" w:rsidP="006A444D">
      <w:pPr>
        <w:pStyle w:val="a6"/>
      </w:pPr>
      <w:r w:rsidRPr="006A444D">
        <w:t>{</w:t>
      </w:r>
    </w:p>
    <w:p w14:paraId="3AFD635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packet_len;</w:t>
      </w:r>
    </w:p>
    <w:p w14:paraId="25D90A4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>* buf;</w:t>
      </w:r>
    </w:p>
    <w:p w14:paraId="126B069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bits;</w:t>
      </w:r>
    </w:p>
    <w:p w14:paraId="2EE820A0" w14:textId="77777777" w:rsidR="006A444D" w:rsidRPr="006A444D" w:rsidRDefault="006A444D" w:rsidP="006A444D">
      <w:pPr>
        <w:pStyle w:val="a6"/>
      </w:pPr>
    </w:p>
    <w:p w14:paraId="1A387132" w14:textId="77777777" w:rsidR="006A444D" w:rsidRPr="006A444D" w:rsidRDefault="006A444D" w:rsidP="006A444D">
      <w:pPr>
        <w:pStyle w:val="a6"/>
      </w:pPr>
      <w:r w:rsidRPr="006A444D">
        <w:t>    packet_len = 4 + 2 + 4 + 3 + 4 + (</w:t>
      </w:r>
      <w:r w:rsidRPr="006A444D">
        <w:rPr>
          <w:i/>
          <w:iCs/>
        </w:rPr>
        <w:t>int</w:t>
      </w:r>
      <w:r w:rsidRPr="006A444D">
        <w:t>)</w:t>
      </w:r>
      <w:r w:rsidRPr="006A444D">
        <w:rPr>
          <w:i/>
          <w:iCs/>
        </w:rPr>
        <w:t>msg</w:t>
      </w:r>
      <w:r w:rsidRPr="006A444D">
        <w:t>-&gt;message_len;</w:t>
      </w:r>
    </w:p>
    <w:p w14:paraId="025B4131" w14:textId="77777777" w:rsidR="006A444D" w:rsidRPr="006A444D" w:rsidRDefault="006A444D" w:rsidP="006A444D">
      <w:pPr>
        <w:pStyle w:val="a6"/>
      </w:pPr>
      <w:r w:rsidRPr="006A444D">
        <w:t>    buf = (</w:t>
      </w:r>
      <w:r w:rsidRPr="006A444D">
        <w:rPr>
          <w:i/>
          <w:iCs/>
        </w:rPr>
        <w:t>char</w:t>
      </w:r>
      <w:r w:rsidRPr="006A444D">
        <w:t>*)malloc((</w:t>
      </w:r>
      <w:r w:rsidRPr="006A444D">
        <w:rPr>
          <w:u w:val="single"/>
        </w:rPr>
        <w:t>size_t</w:t>
      </w:r>
      <w:r w:rsidRPr="006A444D">
        <w:t>)packet_len);</w:t>
      </w:r>
    </w:p>
    <w:p w14:paraId="01E0A6DB" w14:textId="77777777" w:rsidR="006A444D" w:rsidRPr="006A444D" w:rsidRDefault="006A444D" w:rsidP="006A444D">
      <w:pPr>
        <w:pStyle w:val="a6"/>
      </w:pPr>
      <w:r w:rsidRPr="006A444D">
        <w:t>    if (!buf)</w:t>
      </w:r>
    </w:p>
    <w:p w14:paraId="226DDFED" w14:textId="77777777" w:rsidR="006A444D" w:rsidRPr="006A444D" w:rsidRDefault="006A444D" w:rsidP="006A444D">
      <w:pPr>
        <w:pStyle w:val="a6"/>
      </w:pPr>
      <w:r w:rsidRPr="006A444D">
        <w:t>    {</w:t>
      </w:r>
    </w:p>
    <w:p w14:paraId="6C3452B1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2E55536D" w14:textId="77777777" w:rsidR="006A444D" w:rsidRPr="006A444D" w:rsidRDefault="006A444D" w:rsidP="006A444D">
      <w:pPr>
        <w:pStyle w:val="a6"/>
      </w:pPr>
      <w:r w:rsidRPr="006A444D">
        <w:t>    }</w:t>
      </w:r>
    </w:p>
    <w:p w14:paraId="1A6E51A5" w14:textId="77777777" w:rsidR="006A444D" w:rsidRPr="006A444D" w:rsidRDefault="006A444D" w:rsidP="006A444D">
      <w:pPr>
        <w:pStyle w:val="a6"/>
      </w:pPr>
    </w:p>
    <w:p w14:paraId="153EE0A4" w14:textId="77777777" w:rsidR="006A444D" w:rsidRPr="006A444D" w:rsidRDefault="006A444D" w:rsidP="006A444D">
      <w:pPr>
        <w:pStyle w:val="a6"/>
      </w:pPr>
      <w:r w:rsidRPr="006A444D">
        <w:t xml:space="preserve">    write_u32_be(buf + 0, </w:t>
      </w:r>
      <w:r w:rsidRPr="006A444D">
        <w:rPr>
          <w:i/>
          <w:iCs/>
        </w:rPr>
        <w:t>idx</w:t>
      </w:r>
      <w:r w:rsidRPr="006A444D">
        <w:t>);</w:t>
      </w:r>
    </w:p>
    <w:p w14:paraId="283CA1D0" w14:textId="77777777" w:rsidR="006A444D" w:rsidRPr="006A444D" w:rsidRDefault="006A444D" w:rsidP="006A444D">
      <w:pPr>
        <w:pStyle w:val="a6"/>
      </w:pPr>
      <w:r w:rsidRPr="006A444D">
        <w:t xml:space="preserve">    write_u16_be(buf + 4, </w:t>
      </w:r>
      <w:r w:rsidRPr="006A444D">
        <w:rPr>
          <w:i/>
          <w:iCs/>
        </w:rPr>
        <w:t>msg</w:t>
      </w:r>
      <w:r w:rsidRPr="006A444D">
        <w:t>-&gt;aa);</w:t>
      </w:r>
    </w:p>
    <w:p w14:paraId="39185ED0" w14:textId="77777777" w:rsidR="006A444D" w:rsidRPr="006A444D" w:rsidRDefault="006A444D" w:rsidP="006A444D">
      <w:pPr>
        <w:pStyle w:val="a6"/>
      </w:pPr>
    </w:p>
    <w:p w14:paraId="76FA1884" w14:textId="77777777" w:rsidR="006A444D" w:rsidRPr="006A444D" w:rsidRDefault="006A444D" w:rsidP="006A444D">
      <w:pPr>
        <w:pStyle w:val="a6"/>
      </w:pPr>
      <w:r w:rsidRPr="006A444D">
        <w:t>    memcpy(&amp;bits, &amp;</w:t>
      </w:r>
      <w:r w:rsidRPr="006A444D">
        <w:rPr>
          <w:i/>
          <w:iCs/>
        </w:rPr>
        <w:t>msg</w:t>
      </w:r>
      <w:r w:rsidRPr="006A444D">
        <w:t>-&gt;bbb, sizeof(bits));</w:t>
      </w:r>
    </w:p>
    <w:p w14:paraId="738B80AD" w14:textId="77777777" w:rsidR="006A444D" w:rsidRPr="006A444D" w:rsidRDefault="006A444D" w:rsidP="006A444D">
      <w:pPr>
        <w:pStyle w:val="a6"/>
      </w:pPr>
      <w:r w:rsidRPr="006A444D">
        <w:t>    write_u32_be(buf + 6, bits);</w:t>
      </w:r>
    </w:p>
    <w:p w14:paraId="49D46F73" w14:textId="77777777" w:rsidR="006A444D" w:rsidRPr="006A444D" w:rsidRDefault="006A444D" w:rsidP="006A444D">
      <w:pPr>
        <w:pStyle w:val="a6"/>
      </w:pPr>
    </w:p>
    <w:p w14:paraId="75C45954" w14:textId="77777777" w:rsidR="006A444D" w:rsidRPr="006A444D" w:rsidRDefault="006A444D" w:rsidP="006A444D">
      <w:pPr>
        <w:pStyle w:val="a6"/>
      </w:pPr>
      <w:r w:rsidRPr="006A444D">
        <w:t>    buf[10]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-&gt;hh;</w:t>
      </w:r>
    </w:p>
    <w:p w14:paraId="08A3E175" w14:textId="77777777" w:rsidR="006A444D" w:rsidRPr="006A444D" w:rsidRDefault="006A444D" w:rsidP="006A444D">
      <w:pPr>
        <w:pStyle w:val="a6"/>
      </w:pPr>
      <w:r w:rsidRPr="006A444D">
        <w:t>    buf[11]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-&gt;mm;</w:t>
      </w:r>
    </w:p>
    <w:p w14:paraId="120CF563" w14:textId="77777777" w:rsidR="006A444D" w:rsidRPr="006A444D" w:rsidRDefault="006A444D" w:rsidP="006A444D">
      <w:pPr>
        <w:pStyle w:val="a6"/>
      </w:pPr>
      <w:r w:rsidRPr="006A444D">
        <w:t>    buf[12] = (</w:t>
      </w:r>
      <w:r w:rsidRPr="006A444D">
        <w:rPr>
          <w:i/>
          <w:iCs/>
        </w:rPr>
        <w:t>char</w:t>
      </w:r>
      <w:r w:rsidRPr="006A444D">
        <w:t>)</w:t>
      </w:r>
      <w:r w:rsidRPr="006A444D">
        <w:rPr>
          <w:i/>
          <w:iCs/>
        </w:rPr>
        <w:t>msg</w:t>
      </w:r>
      <w:r w:rsidRPr="006A444D">
        <w:t>-&gt;ss;</w:t>
      </w:r>
    </w:p>
    <w:p w14:paraId="162E8D11" w14:textId="77777777" w:rsidR="006A444D" w:rsidRPr="006A444D" w:rsidRDefault="006A444D" w:rsidP="006A444D">
      <w:pPr>
        <w:pStyle w:val="a6"/>
      </w:pPr>
    </w:p>
    <w:p w14:paraId="12E67E33" w14:textId="77777777" w:rsidR="006A444D" w:rsidRPr="006A444D" w:rsidRDefault="006A444D" w:rsidP="006A444D">
      <w:pPr>
        <w:pStyle w:val="a6"/>
      </w:pPr>
      <w:r w:rsidRPr="006A444D">
        <w:t xml:space="preserve">    write_u32_be(buf + 13, </w:t>
      </w:r>
      <w:r w:rsidRPr="006A444D">
        <w:rPr>
          <w:i/>
          <w:iCs/>
        </w:rPr>
        <w:t>msg</w:t>
      </w:r>
      <w:r w:rsidRPr="006A444D">
        <w:t>-&gt;message_len);</w:t>
      </w:r>
    </w:p>
    <w:p w14:paraId="2F8426C5" w14:textId="77777777" w:rsidR="006A444D" w:rsidRPr="006A444D" w:rsidRDefault="006A444D" w:rsidP="006A444D">
      <w:pPr>
        <w:pStyle w:val="a6"/>
      </w:pPr>
    </w:p>
    <w:p w14:paraId="7BD02EE7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msg</w:t>
      </w:r>
      <w:r w:rsidRPr="006A444D">
        <w:t>-&gt;message_len &gt; 0)</w:t>
      </w:r>
    </w:p>
    <w:p w14:paraId="7CA43DDD" w14:textId="77777777" w:rsidR="006A444D" w:rsidRPr="006A444D" w:rsidRDefault="006A444D" w:rsidP="006A444D">
      <w:pPr>
        <w:pStyle w:val="a6"/>
      </w:pPr>
      <w:r w:rsidRPr="006A444D">
        <w:t>    {</w:t>
      </w:r>
    </w:p>
    <w:p w14:paraId="43E6417E" w14:textId="77777777" w:rsidR="006A444D" w:rsidRPr="006A444D" w:rsidRDefault="006A444D" w:rsidP="006A444D">
      <w:pPr>
        <w:pStyle w:val="a6"/>
      </w:pPr>
      <w:r w:rsidRPr="006A444D">
        <w:t xml:space="preserve">        memcpy(buf + 17, </w:t>
      </w:r>
      <w:r w:rsidRPr="006A444D">
        <w:rPr>
          <w:i/>
          <w:iCs/>
        </w:rPr>
        <w:t>msg</w:t>
      </w:r>
      <w:r w:rsidRPr="006A444D">
        <w:t>-&gt;message, (</w:t>
      </w:r>
      <w:r w:rsidRPr="006A444D">
        <w:rPr>
          <w:u w:val="single"/>
        </w:rPr>
        <w:t>size_t</w:t>
      </w:r>
      <w:r w:rsidRPr="006A444D">
        <w:t>)</w:t>
      </w:r>
      <w:r w:rsidRPr="006A444D">
        <w:rPr>
          <w:i/>
          <w:iCs/>
        </w:rPr>
        <w:t>msg</w:t>
      </w:r>
      <w:r w:rsidRPr="006A444D">
        <w:t>-&gt;message_len);</w:t>
      </w:r>
    </w:p>
    <w:p w14:paraId="736B6280" w14:textId="77777777" w:rsidR="006A444D" w:rsidRPr="006A444D" w:rsidRDefault="006A444D" w:rsidP="006A444D">
      <w:pPr>
        <w:pStyle w:val="a6"/>
      </w:pPr>
      <w:r w:rsidRPr="006A444D">
        <w:t>    }</w:t>
      </w:r>
    </w:p>
    <w:p w14:paraId="79AEBFA2" w14:textId="77777777" w:rsidR="006A444D" w:rsidRPr="006A444D" w:rsidRDefault="006A444D" w:rsidP="006A444D">
      <w:pPr>
        <w:pStyle w:val="a6"/>
      </w:pPr>
    </w:p>
    <w:p w14:paraId="3FFAA2DC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out_buf</w:t>
      </w:r>
      <w:r w:rsidRPr="006A444D">
        <w:t xml:space="preserve"> = buf;</w:t>
      </w:r>
    </w:p>
    <w:p w14:paraId="0D46B940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out_len</w:t>
      </w:r>
      <w:r w:rsidRPr="006A444D">
        <w:t xml:space="preserve"> = packet_len;</w:t>
      </w:r>
    </w:p>
    <w:p w14:paraId="6D3D923B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6E1FD44C" w14:textId="77777777" w:rsidR="006A444D" w:rsidRPr="006A444D" w:rsidRDefault="006A444D" w:rsidP="006A444D">
      <w:pPr>
        <w:pStyle w:val="a6"/>
      </w:pPr>
      <w:r w:rsidRPr="006A444D">
        <w:t>}</w:t>
      </w:r>
    </w:p>
    <w:p w14:paraId="562052FB" w14:textId="77777777" w:rsidR="006A444D" w:rsidRPr="006A444D" w:rsidRDefault="006A444D" w:rsidP="006A444D">
      <w:pPr>
        <w:pStyle w:val="a6"/>
      </w:pPr>
    </w:p>
    <w:p w14:paraId="311C4C43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append_message(</w:t>
      </w:r>
      <w:r w:rsidRPr="006A444D">
        <w:rPr>
          <w:u w:val="single"/>
        </w:rPr>
        <w:t>PendingMessage</w:t>
      </w:r>
      <w:r w:rsidRPr="006A444D">
        <w:t xml:space="preserve">** </w:t>
      </w:r>
      <w:r w:rsidRPr="006A444D">
        <w:rPr>
          <w:i/>
          <w:iCs/>
        </w:rPr>
        <w:t>arr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* </w:t>
      </w:r>
      <w:r w:rsidRPr="006A444D">
        <w:rPr>
          <w:i/>
          <w:iCs/>
        </w:rPr>
        <w:t>count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* </w:t>
      </w:r>
      <w:r w:rsidRPr="006A444D">
        <w:rPr>
          <w:i/>
          <w:iCs/>
        </w:rPr>
        <w:t>cap</w:t>
      </w:r>
      <w:r w:rsidRPr="006A444D">
        <w:t xml:space="preserve">, const </w:t>
      </w:r>
      <w:r w:rsidRPr="006A444D">
        <w:rPr>
          <w:u w:val="single"/>
        </w:rPr>
        <w:t>PendingMessage</w:t>
      </w:r>
      <w:r w:rsidRPr="006A444D">
        <w:t xml:space="preserve">* </w:t>
      </w:r>
      <w:r w:rsidRPr="006A444D">
        <w:rPr>
          <w:i/>
          <w:iCs/>
        </w:rPr>
        <w:t>m</w:t>
      </w:r>
      <w:r w:rsidRPr="006A444D">
        <w:t>)</w:t>
      </w:r>
    </w:p>
    <w:p w14:paraId="25A68174" w14:textId="77777777" w:rsidR="006A444D" w:rsidRPr="006A444D" w:rsidRDefault="006A444D" w:rsidP="006A444D">
      <w:pPr>
        <w:pStyle w:val="a6"/>
      </w:pPr>
      <w:r w:rsidRPr="006A444D">
        <w:t>{</w:t>
      </w:r>
    </w:p>
    <w:p w14:paraId="7FC1142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PendingMessage</w:t>
      </w:r>
      <w:r w:rsidRPr="006A444D">
        <w:t>* tmp;</w:t>
      </w:r>
    </w:p>
    <w:p w14:paraId="2D302F2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new_cap;</w:t>
      </w:r>
    </w:p>
    <w:p w14:paraId="2C8D0019" w14:textId="77777777" w:rsidR="006A444D" w:rsidRPr="006A444D" w:rsidRDefault="006A444D" w:rsidP="006A444D">
      <w:pPr>
        <w:pStyle w:val="a6"/>
      </w:pPr>
    </w:p>
    <w:p w14:paraId="38498344" w14:textId="77777777" w:rsidR="006A444D" w:rsidRPr="006A444D" w:rsidRDefault="006A444D" w:rsidP="006A444D">
      <w:pPr>
        <w:pStyle w:val="a6"/>
      </w:pPr>
      <w:r w:rsidRPr="006A444D">
        <w:t>    if (*</w:t>
      </w:r>
      <w:r w:rsidRPr="006A444D">
        <w:rPr>
          <w:i/>
          <w:iCs/>
        </w:rPr>
        <w:t>count</w:t>
      </w:r>
      <w:r w:rsidRPr="006A444D">
        <w:t xml:space="preserve"> &gt;= *</w:t>
      </w:r>
      <w:r w:rsidRPr="006A444D">
        <w:rPr>
          <w:i/>
          <w:iCs/>
        </w:rPr>
        <w:t>cap</w:t>
      </w:r>
      <w:r w:rsidRPr="006A444D">
        <w:t>)</w:t>
      </w:r>
    </w:p>
    <w:p w14:paraId="773DACC7" w14:textId="77777777" w:rsidR="006A444D" w:rsidRPr="006A444D" w:rsidRDefault="006A444D" w:rsidP="006A444D">
      <w:pPr>
        <w:pStyle w:val="a6"/>
      </w:pPr>
      <w:r w:rsidRPr="006A444D">
        <w:t>    {</w:t>
      </w:r>
    </w:p>
    <w:p w14:paraId="141A4FC6" w14:textId="77777777" w:rsidR="006A444D" w:rsidRPr="006A444D" w:rsidRDefault="006A444D" w:rsidP="006A444D">
      <w:pPr>
        <w:pStyle w:val="a6"/>
      </w:pPr>
      <w:r w:rsidRPr="006A444D">
        <w:t>        new_cap = (*</w:t>
      </w:r>
      <w:r w:rsidRPr="006A444D">
        <w:rPr>
          <w:i/>
          <w:iCs/>
        </w:rPr>
        <w:t>cap</w:t>
      </w:r>
      <w:r w:rsidRPr="006A444D">
        <w:t xml:space="preserve"> == 0) ? 32 : (*</w:t>
      </w:r>
      <w:r w:rsidRPr="006A444D">
        <w:rPr>
          <w:i/>
          <w:iCs/>
        </w:rPr>
        <w:t>cap</w:t>
      </w:r>
      <w:r w:rsidRPr="006A444D">
        <w:t xml:space="preserve"> * 2);</w:t>
      </w:r>
    </w:p>
    <w:p w14:paraId="50730D9C" w14:textId="77777777" w:rsidR="006A444D" w:rsidRPr="006A444D" w:rsidRDefault="006A444D" w:rsidP="006A444D">
      <w:pPr>
        <w:pStyle w:val="a6"/>
      </w:pPr>
      <w:r w:rsidRPr="006A444D">
        <w:t>        tmp = (</w:t>
      </w:r>
      <w:r w:rsidRPr="006A444D">
        <w:rPr>
          <w:u w:val="single"/>
        </w:rPr>
        <w:t>PendingMessage</w:t>
      </w:r>
      <w:r w:rsidRPr="006A444D">
        <w:t>*)realloc(*</w:t>
      </w:r>
      <w:r w:rsidRPr="006A444D">
        <w:rPr>
          <w:i/>
          <w:iCs/>
        </w:rPr>
        <w:t>arr</w:t>
      </w:r>
      <w:r w:rsidRPr="006A444D">
        <w:t>, (</w:t>
      </w:r>
      <w:r w:rsidRPr="006A444D">
        <w:rPr>
          <w:u w:val="single"/>
        </w:rPr>
        <w:t>size_t</w:t>
      </w:r>
      <w:r w:rsidRPr="006A444D">
        <w:t>)new_cap * sizeof(</w:t>
      </w:r>
      <w:r w:rsidRPr="006A444D">
        <w:rPr>
          <w:u w:val="single"/>
        </w:rPr>
        <w:t>PendingMessage</w:t>
      </w:r>
      <w:r w:rsidRPr="006A444D">
        <w:t>));</w:t>
      </w:r>
    </w:p>
    <w:p w14:paraId="68DDF9BA" w14:textId="77777777" w:rsidR="006A444D" w:rsidRPr="006A444D" w:rsidRDefault="006A444D" w:rsidP="006A444D">
      <w:pPr>
        <w:pStyle w:val="a6"/>
      </w:pPr>
      <w:r w:rsidRPr="006A444D">
        <w:t>        if (!tmp)</w:t>
      </w:r>
    </w:p>
    <w:p w14:paraId="26C24F88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771CAA8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337855FD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2A87A546" w14:textId="77777777" w:rsidR="006A444D" w:rsidRPr="006A444D" w:rsidRDefault="006A444D" w:rsidP="006A444D">
      <w:pPr>
        <w:pStyle w:val="a6"/>
      </w:pPr>
    </w:p>
    <w:p w14:paraId="30DC4A85" w14:textId="77777777" w:rsidR="006A444D" w:rsidRPr="006A444D" w:rsidRDefault="006A444D" w:rsidP="006A444D">
      <w:pPr>
        <w:pStyle w:val="a6"/>
      </w:pPr>
      <w:r w:rsidRPr="006A444D">
        <w:t>        *</w:t>
      </w:r>
      <w:r w:rsidRPr="006A444D">
        <w:rPr>
          <w:i/>
          <w:iCs/>
        </w:rPr>
        <w:t>arr</w:t>
      </w:r>
      <w:r w:rsidRPr="006A444D">
        <w:t xml:space="preserve"> = tmp;</w:t>
      </w:r>
    </w:p>
    <w:p w14:paraId="0E238CDD" w14:textId="77777777" w:rsidR="006A444D" w:rsidRPr="006A444D" w:rsidRDefault="006A444D" w:rsidP="006A444D">
      <w:pPr>
        <w:pStyle w:val="a6"/>
      </w:pPr>
      <w:r w:rsidRPr="006A444D">
        <w:t>        *</w:t>
      </w:r>
      <w:r w:rsidRPr="006A444D">
        <w:rPr>
          <w:i/>
          <w:iCs/>
        </w:rPr>
        <w:t>cap</w:t>
      </w:r>
      <w:r w:rsidRPr="006A444D">
        <w:t xml:space="preserve"> = new_cap;</w:t>
      </w:r>
    </w:p>
    <w:p w14:paraId="04DFA4C6" w14:textId="77777777" w:rsidR="006A444D" w:rsidRPr="006A444D" w:rsidRDefault="006A444D" w:rsidP="006A444D">
      <w:pPr>
        <w:pStyle w:val="a6"/>
      </w:pPr>
      <w:r w:rsidRPr="006A444D">
        <w:t>    }</w:t>
      </w:r>
    </w:p>
    <w:p w14:paraId="12C0F309" w14:textId="77777777" w:rsidR="006A444D" w:rsidRPr="006A444D" w:rsidRDefault="006A444D" w:rsidP="006A444D">
      <w:pPr>
        <w:pStyle w:val="a6"/>
      </w:pPr>
    </w:p>
    <w:p w14:paraId="0F384F1A" w14:textId="77777777" w:rsidR="006A444D" w:rsidRPr="006A444D" w:rsidRDefault="006A444D" w:rsidP="006A444D">
      <w:pPr>
        <w:pStyle w:val="a6"/>
      </w:pPr>
      <w:r w:rsidRPr="006A444D">
        <w:t>    (*</w:t>
      </w:r>
      <w:r w:rsidRPr="006A444D">
        <w:rPr>
          <w:i/>
          <w:iCs/>
        </w:rPr>
        <w:t>arr</w:t>
      </w:r>
      <w:r w:rsidRPr="006A444D">
        <w:t>)[*</w:t>
      </w:r>
      <w:r w:rsidRPr="006A444D">
        <w:rPr>
          <w:i/>
          <w:iCs/>
        </w:rPr>
        <w:t>count</w:t>
      </w:r>
      <w:r w:rsidRPr="006A444D">
        <w:t>] = *</w:t>
      </w:r>
      <w:r w:rsidRPr="006A444D">
        <w:rPr>
          <w:i/>
          <w:iCs/>
        </w:rPr>
        <w:t>m</w:t>
      </w:r>
      <w:r w:rsidRPr="006A444D">
        <w:t>;</w:t>
      </w:r>
    </w:p>
    <w:p w14:paraId="7E3F6013" w14:textId="77777777" w:rsidR="006A444D" w:rsidRPr="006A444D" w:rsidRDefault="006A444D" w:rsidP="006A444D">
      <w:pPr>
        <w:pStyle w:val="a6"/>
      </w:pPr>
      <w:r w:rsidRPr="006A444D">
        <w:t>    (*</w:t>
      </w:r>
      <w:r w:rsidRPr="006A444D">
        <w:rPr>
          <w:i/>
          <w:iCs/>
        </w:rPr>
        <w:t>count</w:t>
      </w:r>
      <w:r w:rsidRPr="006A444D">
        <w:t>)++;</w:t>
      </w:r>
    </w:p>
    <w:p w14:paraId="6055AB9E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51A5A9D5" w14:textId="77777777" w:rsidR="006A444D" w:rsidRPr="006A444D" w:rsidRDefault="006A444D" w:rsidP="006A444D">
      <w:pPr>
        <w:pStyle w:val="a6"/>
      </w:pPr>
      <w:r w:rsidRPr="006A444D">
        <w:lastRenderedPageBreak/>
        <w:t>}</w:t>
      </w:r>
    </w:p>
    <w:p w14:paraId="5B713D9F" w14:textId="77777777" w:rsidR="006A444D" w:rsidRPr="006A444D" w:rsidRDefault="006A444D" w:rsidP="006A444D">
      <w:pPr>
        <w:pStyle w:val="a6"/>
      </w:pPr>
    </w:p>
    <w:p w14:paraId="2255F686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free_messages(</w:t>
      </w:r>
      <w:r w:rsidRPr="006A444D">
        <w:rPr>
          <w:u w:val="single"/>
        </w:rPr>
        <w:t>PendingMessage</w:t>
      </w:r>
      <w:r w:rsidRPr="006A444D">
        <w:t xml:space="preserve">* </w:t>
      </w:r>
      <w:r w:rsidRPr="006A444D">
        <w:rPr>
          <w:i/>
          <w:iCs/>
        </w:rPr>
        <w:t>arr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count</w:t>
      </w:r>
      <w:r w:rsidRPr="006A444D">
        <w:t>)</w:t>
      </w:r>
    </w:p>
    <w:p w14:paraId="56DF2C86" w14:textId="77777777" w:rsidR="006A444D" w:rsidRPr="006A444D" w:rsidRDefault="006A444D" w:rsidP="006A444D">
      <w:pPr>
        <w:pStyle w:val="a6"/>
      </w:pPr>
      <w:r w:rsidRPr="006A444D">
        <w:t>{</w:t>
      </w:r>
    </w:p>
    <w:p w14:paraId="4ABBF33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i;</w:t>
      </w:r>
    </w:p>
    <w:p w14:paraId="276E32FD" w14:textId="77777777" w:rsidR="006A444D" w:rsidRPr="006A444D" w:rsidRDefault="006A444D" w:rsidP="006A444D">
      <w:pPr>
        <w:pStyle w:val="a6"/>
      </w:pPr>
    </w:p>
    <w:p w14:paraId="49A6DB9E" w14:textId="77777777" w:rsidR="006A444D" w:rsidRPr="006A444D" w:rsidRDefault="006A444D" w:rsidP="006A444D">
      <w:pPr>
        <w:pStyle w:val="a6"/>
      </w:pPr>
      <w:r w:rsidRPr="006A444D">
        <w:t>    if (!</w:t>
      </w:r>
      <w:r w:rsidRPr="006A444D">
        <w:rPr>
          <w:i/>
          <w:iCs/>
        </w:rPr>
        <w:t>arr</w:t>
      </w:r>
      <w:r w:rsidRPr="006A444D">
        <w:t>)</w:t>
      </w:r>
    </w:p>
    <w:p w14:paraId="21440FB9" w14:textId="77777777" w:rsidR="006A444D" w:rsidRPr="006A444D" w:rsidRDefault="006A444D" w:rsidP="006A444D">
      <w:pPr>
        <w:pStyle w:val="a6"/>
      </w:pPr>
      <w:r w:rsidRPr="006A444D">
        <w:t>    {</w:t>
      </w:r>
    </w:p>
    <w:p w14:paraId="4B1BDF15" w14:textId="77777777" w:rsidR="006A444D" w:rsidRPr="006A444D" w:rsidRDefault="006A444D" w:rsidP="006A444D">
      <w:pPr>
        <w:pStyle w:val="a6"/>
      </w:pPr>
      <w:r w:rsidRPr="006A444D">
        <w:t>        return;</w:t>
      </w:r>
    </w:p>
    <w:p w14:paraId="074A0F49" w14:textId="77777777" w:rsidR="006A444D" w:rsidRPr="006A444D" w:rsidRDefault="006A444D" w:rsidP="006A444D">
      <w:pPr>
        <w:pStyle w:val="a6"/>
      </w:pPr>
      <w:r w:rsidRPr="006A444D">
        <w:t>    }</w:t>
      </w:r>
    </w:p>
    <w:p w14:paraId="3F391127" w14:textId="77777777" w:rsidR="006A444D" w:rsidRPr="006A444D" w:rsidRDefault="006A444D" w:rsidP="006A444D">
      <w:pPr>
        <w:pStyle w:val="a6"/>
      </w:pPr>
    </w:p>
    <w:p w14:paraId="0B53D066" w14:textId="77777777" w:rsidR="006A444D" w:rsidRPr="006A444D" w:rsidRDefault="006A444D" w:rsidP="006A444D">
      <w:pPr>
        <w:pStyle w:val="a6"/>
      </w:pPr>
      <w:r w:rsidRPr="006A444D">
        <w:t xml:space="preserve">    for (i = 0; i &lt; </w:t>
      </w:r>
      <w:r w:rsidRPr="006A444D">
        <w:rPr>
          <w:i/>
          <w:iCs/>
        </w:rPr>
        <w:t>count</w:t>
      </w:r>
      <w:r w:rsidRPr="006A444D">
        <w:t>; ++i)</w:t>
      </w:r>
    </w:p>
    <w:p w14:paraId="296E9A9E" w14:textId="77777777" w:rsidR="006A444D" w:rsidRPr="006A444D" w:rsidRDefault="006A444D" w:rsidP="006A444D">
      <w:pPr>
        <w:pStyle w:val="a6"/>
      </w:pPr>
      <w:r w:rsidRPr="006A444D">
        <w:t>    {</w:t>
      </w:r>
    </w:p>
    <w:p w14:paraId="132E76C5" w14:textId="77777777" w:rsidR="006A444D" w:rsidRPr="006A444D" w:rsidRDefault="006A444D" w:rsidP="006A444D">
      <w:pPr>
        <w:pStyle w:val="a6"/>
      </w:pPr>
      <w:r w:rsidRPr="006A444D">
        <w:t>        free(</w:t>
      </w:r>
      <w:r w:rsidRPr="006A444D">
        <w:rPr>
          <w:i/>
          <w:iCs/>
        </w:rPr>
        <w:t>arr</w:t>
      </w:r>
      <w:r w:rsidRPr="006A444D">
        <w:t>[i].packet);</w:t>
      </w:r>
    </w:p>
    <w:p w14:paraId="788F0F19" w14:textId="77777777" w:rsidR="006A444D" w:rsidRPr="006A444D" w:rsidRDefault="006A444D" w:rsidP="006A444D">
      <w:pPr>
        <w:pStyle w:val="a6"/>
      </w:pPr>
      <w:r w:rsidRPr="006A444D">
        <w:t>    }</w:t>
      </w:r>
    </w:p>
    <w:p w14:paraId="23432061" w14:textId="77777777" w:rsidR="006A444D" w:rsidRPr="006A444D" w:rsidRDefault="006A444D" w:rsidP="006A444D">
      <w:pPr>
        <w:pStyle w:val="a6"/>
      </w:pPr>
    </w:p>
    <w:p w14:paraId="613DEB19" w14:textId="77777777" w:rsidR="006A444D" w:rsidRPr="006A444D" w:rsidRDefault="006A444D" w:rsidP="006A444D">
      <w:pPr>
        <w:pStyle w:val="a6"/>
      </w:pPr>
      <w:r w:rsidRPr="006A444D">
        <w:t>    free(</w:t>
      </w:r>
      <w:r w:rsidRPr="006A444D">
        <w:rPr>
          <w:i/>
          <w:iCs/>
        </w:rPr>
        <w:t>arr</w:t>
      </w:r>
      <w:r w:rsidRPr="006A444D">
        <w:t>);</w:t>
      </w:r>
    </w:p>
    <w:p w14:paraId="1F711153" w14:textId="77777777" w:rsidR="006A444D" w:rsidRPr="006A444D" w:rsidRDefault="006A444D" w:rsidP="006A444D">
      <w:pPr>
        <w:pStyle w:val="a6"/>
      </w:pPr>
      <w:r w:rsidRPr="006A444D">
        <w:t>}</w:t>
      </w:r>
    </w:p>
    <w:p w14:paraId="4FB25E90" w14:textId="77777777" w:rsidR="006A444D" w:rsidRPr="006A444D" w:rsidRDefault="006A444D" w:rsidP="006A444D">
      <w:pPr>
        <w:pStyle w:val="a6"/>
      </w:pPr>
    </w:p>
    <w:p w14:paraId="08E2AA1C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load_messages_from_file(const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file_name</w:t>
      </w:r>
      <w:r w:rsidRPr="006A444D">
        <w:t xml:space="preserve">, </w:t>
      </w:r>
      <w:r w:rsidRPr="006A444D">
        <w:rPr>
          <w:u w:val="single"/>
        </w:rPr>
        <w:t>PendingMessage</w:t>
      </w:r>
      <w:r w:rsidRPr="006A444D">
        <w:t xml:space="preserve">** </w:t>
      </w:r>
      <w:r w:rsidRPr="006A444D">
        <w:rPr>
          <w:i/>
          <w:iCs/>
        </w:rPr>
        <w:t>out_arr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* </w:t>
      </w:r>
      <w:r w:rsidRPr="006A444D">
        <w:rPr>
          <w:i/>
          <w:iCs/>
        </w:rPr>
        <w:t>out_count</w:t>
      </w:r>
      <w:r w:rsidRPr="006A444D">
        <w:t>)</w:t>
      </w:r>
    </w:p>
    <w:p w14:paraId="7AA4A7F2" w14:textId="77777777" w:rsidR="006A444D" w:rsidRPr="006A444D" w:rsidRDefault="006A444D" w:rsidP="006A444D">
      <w:pPr>
        <w:pStyle w:val="a6"/>
      </w:pPr>
      <w:r w:rsidRPr="006A444D">
        <w:t>{</w:t>
      </w:r>
    </w:p>
    <w:p w14:paraId="19CBDC7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FILE</w:t>
      </w:r>
      <w:r w:rsidRPr="006A444D">
        <w:t>* f;</w:t>
      </w:r>
    </w:p>
    <w:p w14:paraId="3CD563E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PendingMessage</w:t>
      </w:r>
      <w:r w:rsidRPr="006A444D">
        <w:t>* arr;</w:t>
      </w:r>
    </w:p>
    <w:p w14:paraId="6167326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count;</w:t>
      </w:r>
    </w:p>
    <w:p w14:paraId="4F05287A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cap;</w:t>
      </w:r>
    </w:p>
    <w:p w14:paraId="13EEBDB8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idx;</w:t>
      </w:r>
    </w:p>
    <w:p w14:paraId="48F0F6D0" w14:textId="77777777" w:rsidR="006A444D" w:rsidRPr="006A444D" w:rsidRDefault="006A444D" w:rsidP="006A444D">
      <w:pPr>
        <w:pStyle w:val="a6"/>
      </w:pPr>
    </w:p>
    <w:p w14:paraId="5F396187" w14:textId="77777777" w:rsidR="006A444D" w:rsidRPr="006A444D" w:rsidRDefault="006A444D" w:rsidP="006A444D">
      <w:pPr>
        <w:pStyle w:val="a6"/>
      </w:pPr>
      <w:r w:rsidRPr="006A444D">
        <w:t>    f = fopen(</w:t>
      </w:r>
      <w:r w:rsidRPr="006A444D">
        <w:rPr>
          <w:i/>
          <w:iCs/>
        </w:rPr>
        <w:t>file_name</w:t>
      </w:r>
      <w:r w:rsidRPr="006A444D">
        <w:t>, "rb");</w:t>
      </w:r>
    </w:p>
    <w:p w14:paraId="375F5B53" w14:textId="77777777" w:rsidR="006A444D" w:rsidRPr="006A444D" w:rsidRDefault="006A444D" w:rsidP="006A444D">
      <w:pPr>
        <w:pStyle w:val="a6"/>
      </w:pPr>
      <w:r w:rsidRPr="006A444D">
        <w:t>    if (!f)</w:t>
      </w:r>
    </w:p>
    <w:p w14:paraId="603F4C7A" w14:textId="77777777" w:rsidR="006A444D" w:rsidRPr="006A444D" w:rsidRDefault="006A444D" w:rsidP="006A444D">
      <w:pPr>
        <w:pStyle w:val="a6"/>
      </w:pPr>
      <w:r w:rsidRPr="006A444D">
        <w:t>    {</w:t>
      </w:r>
    </w:p>
    <w:p w14:paraId="7765CF8A" w14:textId="77777777" w:rsidR="006A444D" w:rsidRPr="006A444D" w:rsidRDefault="006A444D" w:rsidP="006A444D">
      <w:pPr>
        <w:pStyle w:val="a6"/>
      </w:pPr>
      <w:r w:rsidRPr="006A444D">
        <w:t>        return -1;</w:t>
      </w:r>
    </w:p>
    <w:p w14:paraId="17D7DE91" w14:textId="77777777" w:rsidR="006A444D" w:rsidRPr="006A444D" w:rsidRDefault="006A444D" w:rsidP="006A444D">
      <w:pPr>
        <w:pStyle w:val="a6"/>
      </w:pPr>
      <w:r w:rsidRPr="006A444D">
        <w:t>    }</w:t>
      </w:r>
    </w:p>
    <w:p w14:paraId="4F8216D9" w14:textId="77777777" w:rsidR="006A444D" w:rsidRPr="006A444D" w:rsidRDefault="006A444D" w:rsidP="006A444D">
      <w:pPr>
        <w:pStyle w:val="a6"/>
      </w:pPr>
    </w:p>
    <w:p w14:paraId="4CB3692F" w14:textId="77777777" w:rsidR="006A444D" w:rsidRPr="006A444D" w:rsidRDefault="006A444D" w:rsidP="006A444D">
      <w:pPr>
        <w:pStyle w:val="a6"/>
      </w:pPr>
      <w:r w:rsidRPr="006A444D">
        <w:t>    arr = NULL;</w:t>
      </w:r>
    </w:p>
    <w:p w14:paraId="19D70E90" w14:textId="77777777" w:rsidR="006A444D" w:rsidRPr="006A444D" w:rsidRDefault="006A444D" w:rsidP="006A444D">
      <w:pPr>
        <w:pStyle w:val="a6"/>
      </w:pPr>
      <w:r w:rsidRPr="006A444D">
        <w:t>    count = 0;</w:t>
      </w:r>
    </w:p>
    <w:p w14:paraId="6A565FA9" w14:textId="77777777" w:rsidR="006A444D" w:rsidRPr="006A444D" w:rsidRDefault="006A444D" w:rsidP="006A444D">
      <w:pPr>
        <w:pStyle w:val="a6"/>
      </w:pPr>
      <w:r w:rsidRPr="006A444D">
        <w:lastRenderedPageBreak/>
        <w:t>    cap = 0;</w:t>
      </w:r>
    </w:p>
    <w:p w14:paraId="0EA0BCD3" w14:textId="77777777" w:rsidR="006A444D" w:rsidRPr="006A444D" w:rsidRDefault="006A444D" w:rsidP="006A444D">
      <w:pPr>
        <w:pStyle w:val="a6"/>
      </w:pPr>
      <w:r w:rsidRPr="006A444D">
        <w:t>    idx = 0;</w:t>
      </w:r>
    </w:p>
    <w:p w14:paraId="4778A9BE" w14:textId="77777777" w:rsidR="006A444D" w:rsidRPr="006A444D" w:rsidRDefault="006A444D" w:rsidP="006A444D">
      <w:pPr>
        <w:pStyle w:val="a6"/>
      </w:pPr>
    </w:p>
    <w:p w14:paraId="7B14B59D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64882ED6" w14:textId="77777777" w:rsidR="006A444D" w:rsidRPr="006A444D" w:rsidRDefault="006A444D" w:rsidP="006A444D">
      <w:pPr>
        <w:pStyle w:val="a6"/>
      </w:pPr>
      <w:r w:rsidRPr="006A444D">
        <w:t>    {</w:t>
      </w:r>
    </w:p>
    <w:p w14:paraId="5779A9AC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char</w:t>
      </w:r>
      <w:r w:rsidRPr="006A444D">
        <w:t>* line;</w:t>
      </w:r>
    </w:p>
    <w:p w14:paraId="716F14D5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st;</w:t>
      </w:r>
    </w:p>
    <w:p w14:paraId="4D7F180E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u w:val="single"/>
        </w:rPr>
        <w:t>Message</w:t>
      </w:r>
      <w:r w:rsidRPr="006A444D">
        <w:t xml:space="preserve"> msg;</w:t>
      </w:r>
    </w:p>
    <w:p w14:paraId="1FCAA17C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char</w:t>
      </w:r>
      <w:r w:rsidRPr="006A444D">
        <w:t>* packet;</w:t>
      </w:r>
    </w:p>
    <w:p w14:paraId="3BA1E811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packet_len;</w:t>
      </w:r>
    </w:p>
    <w:p w14:paraId="4D509BBB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u w:val="single"/>
        </w:rPr>
        <w:t>PendingMessage</w:t>
      </w:r>
      <w:r w:rsidRPr="006A444D">
        <w:t xml:space="preserve"> pm;</w:t>
      </w:r>
    </w:p>
    <w:p w14:paraId="287340AF" w14:textId="77777777" w:rsidR="006A444D" w:rsidRPr="006A444D" w:rsidRDefault="006A444D" w:rsidP="006A444D">
      <w:pPr>
        <w:pStyle w:val="a6"/>
      </w:pPr>
    </w:p>
    <w:p w14:paraId="688534B1" w14:textId="77777777" w:rsidR="006A444D" w:rsidRPr="006A444D" w:rsidRDefault="006A444D" w:rsidP="006A444D">
      <w:pPr>
        <w:pStyle w:val="a6"/>
      </w:pPr>
      <w:r w:rsidRPr="006A444D">
        <w:t>        line = NULL;</w:t>
      </w:r>
    </w:p>
    <w:p w14:paraId="59435034" w14:textId="77777777" w:rsidR="006A444D" w:rsidRPr="006A444D" w:rsidRDefault="006A444D" w:rsidP="006A444D">
      <w:pPr>
        <w:pStyle w:val="a6"/>
      </w:pPr>
      <w:r w:rsidRPr="006A444D">
        <w:t>        packet = NULL;</w:t>
      </w:r>
    </w:p>
    <w:p w14:paraId="0668B5EF" w14:textId="77777777" w:rsidR="006A444D" w:rsidRPr="006A444D" w:rsidRDefault="006A444D" w:rsidP="006A444D">
      <w:pPr>
        <w:pStyle w:val="a6"/>
      </w:pPr>
      <w:r w:rsidRPr="006A444D">
        <w:t>        message_init(&amp;msg);</w:t>
      </w:r>
    </w:p>
    <w:p w14:paraId="7A183988" w14:textId="77777777" w:rsidR="006A444D" w:rsidRPr="006A444D" w:rsidRDefault="006A444D" w:rsidP="006A444D">
      <w:pPr>
        <w:pStyle w:val="a6"/>
      </w:pPr>
    </w:p>
    <w:p w14:paraId="0E6420F4" w14:textId="77777777" w:rsidR="006A444D" w:rsidRPr="006A444D" w:rsidRDefault="006A444D" w:rsidP="006A444D">
      <w:pPr>
        <w:pStyle w:val="a6"/>
      </w:pPr>
      <w:r w:rsidRPr="006A444D">
        <w:t>        st = read_line_alloc(f, &amp;line);</w:t>
      </w:r>
    </w:p>
    <w:p w14:paraId="3250DE93" w14:textId="77777777" w:rsidR="006A444D" w:rsidRPr="006A444D" w:rsidRDefault="006A444D" w:rsidP="006A444D">
      <w:pPr>
        <w:pStyle w:val="a6"/>
      </w:pPr>
      <w:r w:rsidRPr="006A444D">
        <w:t>        if (st &lt; 0)</w:t>
      </w:r>
    </w:p>
    <w:p w14:paraId="63776E23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77C93284" w14:textId="77777777" w:rsidR="006A444D" w:rsidRPr="006A444D" w:rsidRDefault="006A444D" w:rsidP="006A444D">
      <w:pPr>
        <w:pStyle w:val="a6"/>
      </w:pPr>
      <w:r w:rsidRPr="006A444D">
        <w:t>            fclose(f);</w:t>
      </w:r>
    </w:p>
    <w:p w14:paraId="7CA3F12E" w14:textId="77777777" w:rsidR="006A444D" w:rsidRPr="006A444D" w:rsidRDefault="006A444D" w:rsidP="006A444D">
      <w:pPr>
        <w:pStyle w:val="a6"/>
      </w:pPr>
      <w:r w:rsidRPr="006A444D">
        <w:t>            free_messages(arr, count);</w:t>
      </w:r>
    </w:p>
    <w:p w14:paraId="38685C09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169F9585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0337D767" w14:textId="77777777" w:rsidR="006A444D" w:rsidRPr="006A444D" w:rsidRDefault="006A444D" w:rsidP="006A444D">
      <w:pPr>
        <w:pStyle w:val="a6"/>
      </w:pPr>
    </w:p>
    <w:p w14:paraId="104F33DB" w14:textId="77777777" w:rsidR="006A444D" w:rsidRPr="006A444D" w:rsidRDefault="006A444D" w:rsidP="006A444D">
      <w:pPr>
        <w:pStyle w:val="a6"/>
      </w:pPr>
      <w:r w:rsidRPr="006A444D">
        <w:t>        if (st == 0)</w:t>
      </w:r>
    </w:p>
    <w:p w14:paraId="49851D32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12BDE055" w14:textId="77777777" w:rsidR="006A444D" w:rsidRPr="006A444D" w:rsidRDefault="006A444D" w:rsidP="006A444D">
      <w:pPr>
        <w:pStyle w:val="a6"/>
      </w:pPr>
      <w:r w:rsidRPr="006A444D">
        <w:t>            message_free(&amp;msg);</w:t>
      </w:r>
    </w:p>
    <w:p w14:paraId="1953D634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404D3AA5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6DCF96CB" w14:textId="77777777" w:rsidR="006A444D" w:rsidRPr="006A444D" w:rsidRDefault="006A444D" w:rsidP="006A444D">
      <w:pPr>
        <w:pStyle w:val="a6"/>
      </w:pPr>
    </w:p>
    <w:p w14:paraId="4FD8D531" w14:textId="77777777" w:rsidR="006A444D" w:rsidRPr="006A444D" w:rsidRDefault="006A444D" w:rsidP="006A444D">
      <w:pPr>
        <w:pStyle w:val="a6"/>
      </w:pPr>
      <w:r w:rsidRPr="006A444D">
        <w:t>        if (line[0] != '\0')</w:t>
      </w:r>
    </w:p>
    <w:p w14:paraId="4C77A4EC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24FECFB2" w14:textId="77777777" w:rsidR="006A444D" w:rsidRPr="006A444D" w:rsidRDefault="006A444D" w:rsidP="006A444D">
      <w:pPr>
        <w:pStyle w:val="a6"/>
      </w:pPr>
      <w:r w:rsidRPr="006A444D">
        <w:t>            if (parse_line(line, &amp;msg) != 0)</w:t>
      </w:r>
    </w:p>
    <w:p w14:paraId="5E72B0F6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70FBAA47" w14:textId="77777777" w:rsidR="006A444D" w:rsidRPr="006A444D" w:rsidRDefault="006A444D" w:rsidP="006A444D">
      <w:pPr>
        <w:pStyle w:val="a6"/>
      </w:pPr>
      <w:r w:rsidRPr="006A444D">
        <w:t>                free(line);</w:t>
      </w:r>
    </w:p>
    <w:p w14:paraId="01C048A1" w14:textId="77777777" w:rsidR="006A444D" w:rsidRPr="006A444D" w:rsidRDefault="006A444D" w:rsidP="006A444D">
      <w:pPr>
        <w:pStyle w:val="a6"/>
      </w:pPr>
      <w:r w:rsidRPr="006A444D">
        <w:t>                message_free(&amp;msg);</w:t>
      </w:r>
    </w:p>
    <w:p w14:paraId="48AEEC14" w14:textId="77777777" w:rsidR="006A444D" w:rsidRPr="006A444D" w:rsidRDefault="006A444D" w:rsidP="006A444D">
      <w:pPr>
        <w:pStyle w:val="a6"/>
      </w:pPr>
      <w:r w:rsidRPr="006A444D">
        <w:lastRenderedPageBreak/>
        <w:t>                fclose(f);</w:t>
      </w:r>
    </w:p>
    <w:p w14:paraId="79A39FD2" w14:textId="77777777" w:rsidR="006A444D" w:rsidRPr="006A444D" w:rsidRDefault="006A444D" w:rsidP="006A444D">
      <w:pPr>
        <w:pStyle w:val="a6"/>
      </w:pPr>
      <w:r w:rsidRPr="006A444D">
        <w:t>                free_messages(arr, count);</w:t>
      </w:r>
    </w:p>
    <w:p w14:paraId="153722FE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7F462CBB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422F068F" w14:textId="77777777" w:rsidR="006A444D" w:rsidRPr="006A444D" w:rsidRDefault="006A444D" w:rsidP="006A444D">
      <w:pPr>
        <w:pStyle w:val="a6"/>
      </w:pPr>
    </w:p>
    <w:p w14:paraId="211B62E9" w14:textId="77777777" w:rsidR="006A444D" w:rsidRPr="006A444D" w:rsidRDefault="006A444D" w:rsidP="006A444D">
      <w:pPr>
        <w:pStyle w:val="a6"/>
      </w:pPr>
      <w:r w:rsidRPr="006A444D">
        <w:t>            if (build_packet(idx, &amp;msg, &amp;packet, &amp;packet_len) != 0)</w:t>
      </w:r>
    </w:p>
    <w:p w14:paraId="32AE38A5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60BFEE07" w14:textId="77777777" w:rsidR="006A444D" w:rsidRPr="006A444D" w:rsidRDefault="006A444D" w:rsidP="006A444D">
      <w:pPr>
        <w:pStyle w:val="a6"/>
      </w:pPr>
      <w:r w:rsidRPr="006A444D">
        <w:t>                free(line);</w:t>
      </w:r>
    </w:p>
    <w:p w14:paraId="3E1B6573" w14:textId="77777777" w:rsidR="006A444D" w:rsidRPr="006A444D" w:rsidRDefault="006A444D" w:rsidP="006A444D">
      <w:pPr>
        <w:pStyle w:val="a6"/>
      </w:pPr>
      <w:r w:rsidRPr="006A444D">
        <w:t>                message_free(&amp;msg);</w:t>
      </w:r>
    </w:p>
    <w:p w14:paraId="3C0FBDA0" w14:textId="77777777" w:rsidR="006A444D" w:rsidRPr="006A444D" w:rsidRDefault="006A444D" w:rsidP="006A444D">
      <w:pPr>
        <w:pStyle w:val="a6"/>
      </w:pPr>
      <w:r w:rsidRPr="006A444D">
        <w:t>                fclose(f);</w:t>
      </w:r>
    </w:p>
    <w:p w14:paraId="42EA7C97" w14:textId="77777777" w:rsidR="006A444D" w:rsidRPr="006A444D" w:rsidRDefault="006A444D" w:rsidP="006A444D">
      <w:pPr>
        <w:pStyle w:val="a6"/>
      </w:pPr>
      <w:r w:rsidRPr="006A444D">
        <w:t>                free_messages(arr, count);</w:t>
      </w:r>
    </w:p>
    <w:p w14:paraId="38BA820D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661BF45A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597A1369" w14:textId="77777777" w:rsidR="006A444D" w:rsidRPr="006A444D" w:rsidRDefault="006A444D" w:rsidP="006A444D">
      <w:pPr>
        <w:pStyle w:val="a6"/>
      </w:pPr>
    </w:p>
    <w:p w14:paraId="3B478081" w14:textId="77777777" w:rsidR="006A444D" w:rsidRPr="006A444D" w:rsidRDefault="006A444D" w:rsidP="006A444D">
      <w:pPr>
        <w:pStyle w:val="a6"/>
      </w:pPr>
      <w:r w:rsidRPr="006A444D">
        <w:t>            pm.idx = idx;</w:t>
      </w:r>
    </w:p>
    <w:p w14:paraId="4119BB24" w14:textId="77777777" w:rsidR="006A444D" w:rsidRPr="006A444D" w:rsidRDefault="006A444D" w:rsidP="006A444D">
      <w:pPr>
        <w:pStyle w:val="a6"/>
      </w:pPr>
      <w:r w:rsidRPr="006A444D">
        <w:t>            pm.packet = packet;</w:t>
      </w:r>
    </w:p>
    <w:p w14:paraId="132D2B99" w14:textId="77777777" w:rsidR="006A444D" w:rsidRPr="006A444D" w:rsidRDefault="006A444D" w:rsidP="006A444D">
      <w:pPr>
        <w:pStyle w:val="a6"/>
      </w:pPr>
      <w:r w:rsidRPr="006A444D">
        <w:t>            pm.packet_len = packet_len;</w:t>
      </w:r>
    </w:p>
    <w:p w14:paraId="46EE460D" w14:textId="77777777" w:rsidR="006A444D" w:rsidRPr="006A444D" w:rsidRDefault="006A444D" w:rsidP="006A444D">
      <w:pPr>
        <w:pStyle w:val="a6"/>
      </w:pPr>
      <w:r w:rsidRPr="006A444D">
        <w:t>            pm.active = 1;</w:t>
      </w:r>
    </w:p>
    <w:p w14:paraId="3E0246C7" w14:textId="77777777" w:rsidR="006A444D" w:rsidRPr="006A444D" w:rsidRDefault="006A444D" w:rsidP="006A444D">
      <w:pPr>
        <w:pStyle w:val="a6"/>
      </w:pPr>
    </w:p>
    <w:p w14:paraId="786202E7" w14:textId="77777777" w:rsidR="006A444D" w:rsidRPr="006A444D" w:rsidRDefault="006A444D" w:rsidP="006A444D">
      <w:pPr>
        <w:pStyle w:val="a6"/>
      </w:pPr>
      <w:r w:rsidRPr="006A444D">
        <w:t>            if (append_message(&amp;arr, &amp;count, &amp;cap, &amp;pm) != 0)</w:t>
      </w:r>
    </w:p>
    <w:p w14:paraId="6316441D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683FF176" w14:textId="77777777" w:rsidR="006A444D" w:rsidRPr="006A444D" w:rsidRDefault="006A444D" w:rsidP="006A444D">
      <w:pPr>
        <w:pStyle w:val="a6"/>
      </w:pPr>
      <w:r w:rsidRPr="006A444D">
        <w:t>                free(packet);</w:t>
      </w:r>
    </w:p>
    <w:p w14:paraId="781F2F67" w14:textId="77777777" w:rsidR="006A444D" w:rsidRPr="006A444D" w:rsidRDefault="006A444D" w:rsidP="006A444D">
      <w:pPr>
        <w:pStyle w:val="a6"/>
      </w:pPr>
      <w:r w:rsidRPr="006A444D">
        <w:t>                free(line);</w:t>
      </w:r>
    </w:p>
    <w:p w14:paraId="5F6A8611" w14:textId="77777777" w:rsidR="006A444D" w:rsidRPr="006A444D" w:rsidRDefault="006A444D" w:rsidP="006A444D">
      <w:pPr>
        <w:pStyle w:val="a6"/>
      </w:pPr>
      <w:r w:rsidRPr="006A444D">
        <w:t>                message_free(&amp;msg);</w:t>
      </w:r>
    </w:p>
    <w:p w14:paraId="14A61990" w14:textId="77777777" w:rsidR="006A444D" w:rsidRPr="006A444D" w:rsidRDefault="006A444D" w:rsidP="006A444D">
      <w:pPr>
        <w:pStyle w:val="a6"/>
      </w:pPr>
      <w:r w:rsidRPr="006A444D">
        <w:t>                fclose(f);</w:t>
      </w:r>
    </w:p>
    <w:p w14:paraId="432F658E" w14:textId="77777777" w:rsidR="006A444D" w:rsidRPr="006A444D" w:rsidRDefault="006A444D" w:rsidP="006A444D">
      <w:pPr>
        <w:pStyle w:val="a6"/>
      </w:pPr>
      <w:r w:rsidRPr="006A444D">
        <w:t>                free_messages(arr, count);</w:t>
      </w:r>
    </w:p>
    <w:p w14:paraId="0C57D3ED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2069EEAF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1AF68346" w14:textId="77777777" w:rsidR="006A444D" w:rsidRPr="006A444D" w:rsidRDefault="006A444D" w:rsidP="006A444D">
      <w:pPr>
        <w:pStyle w:val="a6"/>
      </w:pPr>
    </w:p>
    <w:p w14:paraId="7E16C3C8" w14:textId="77777777" w:rsidR="006A444D" w:rsidRPr="006A444D" w:rsidRDefault="006A444D" w:rsidP="006A444D">
      <w:pPr>
        <w:pStyle w:val="a6"/>
      </w:pPr>
      <w:r w:rsidRPr="006A444D">
        <w:t>            ++idx;</w:t>
      </w:r>
    </w:p>
    <w:p w14:paraId="4A61C811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24450A1F" w14:textId="77777777" w:rsidR="006A444D" w:rsidRPr="006A444D" w:rsidRDefault="006A444D" w:rsidP="006A444D">
      <w:pPr>
        <w:pStyle w:val="a6"/>
      </w:pPr>
    </w:p>
    <w:p w14:paraId="07A207DB" w14:textId="77777777" w:rsidR="006A444D" w:rsidRPr="006A444D" w:rsidRDefault="006A444D" w:rsidP="006A444D">
      <w:pPr>
        <w:pStyle w:val="a6"/>
      </w:pPr>
      <w:r w:rsidRPr="006A444D">
        <w:t>        free(line);</w:t>
      </w:r>
    </w:p>
    <w:p w14:paraId="6E13FFB3" w14:textId="77777777" w:rsidR="006A444D" w:rsidRPr="006A444D" w:rsidRDefault="006A444D" w:rsidP="006A444D">
      <w:pPr>
        <w:pStyle w:val="a6"/>
      </w:pPr>
      <w:r w:rsidRPr="006A444D">
        <w:t>        message_free(&amp;msg);</w:t>
      </w:r>
    </w:p>
    <w:p w14:paraId="10455723" w14:textId="77777777" w:rsidR="006A444D" w:rsidRPr="006A444D" w:rsidRDefault="006A444D" w:rsidP="006A444D">
      <w:pPr>
        <w:pStyle w:val="a6"/>
      </w:pPr>
      <w:r w:rsidRPr="006A444D">
        <w:t>    }</w:t>
      </w:r>
    </w:p>
    <w:p w14:paraId="4F2C9CC6" w14:textId="77777777" w:rsidR="006A444D" w:rsidRPr="006A444D" w:rsidRDefault="006A444D" w:rsidP="006A444D">
      <w:pPr>
        <w:pStyle w:val="a6"/>
      </w:pPr>
    </w:p>
    <w:p w14:paraId="7D874792" w14:textId="77777777" w:rsidR="006A444D" w:rsidRPr="006A444D" w:rsidRDefault="006A444D" w:rsidP="006A444D">
      <w:pPr>
        <w:pStyle w:val="a6"/>
      </w:pPr>
      <w:r w:rsidRPr="006A444D">
        <w:lastRenderedPageBreak/>
        <w:t>    fclose(f);</w:t>
      </w:r>
    </w:p>
    <w:p w14:paraId="49D19E9B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out_arr</w:t>
      </w:r>
      <w:r w:rsidRPr="006A444D">
        <w:t xml:space="preserve"> = arr;</w:t>
      </w:r>
    </w:p>
    <w:p w14:paraId="09BE6FD0" w14:textId="77777777" w:rsidR="006A444D" w:rsidRPr="006A444D" w:rsidRDefault="006A444D" w:rsidP="006A444D">
      <w:pPr>
        <w:pStyle w:val="a6"/>
      </w:pPr>
      <w:r w:rsidRPr="006A444D">
        <w:t>    *</w:t>
      </w:r>
      <w:r w:rsidRPr="006A444D">
        <w:rPr>
          <w:i/>
          <w:iCs/>
        </w:rPr>
        <w:t>out_count</w:t>
      </w:r>
      <w:r w:rsidRPr="006A444D">
        <w:t xml:space="preserve"> = count;</w:t>
      </w:r>
    </w:p>
    <w:p w14:paraId="69D42752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0AF56DCD" w14:textId="77777777" w:rsidR="006A444D" w:rsidRPr="006A444D" w:rsidRDefault="006A444D" w:rsidP="006A444D">
      <w:pPr>
        <w:pStyle w:val="a6"/>
      </w:pPr>
      <w:r w:rsidRPr="006A444D">
        <w:t>}</w:t>
      </w:r>
    </w:p>
    <w:p w14:paraId="0482125D" w14:textId="77777777" w:rsidR="006A444D" w:rsidRPr="006A444D" w:rsidRDefault="006A444D" w:rsidP="006A444D">
      <w:pPr>
        <w:pStyle w:val="a6"/>
      </w:pPr>
    </w:p>
    <w:p w14:paraId="0D0738CE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queue_count(</w:t>
      </w:r>
      <w:r w:rsidRPr="006A444D">
        <w:rPr>
          <w:u w:val="single"/>
        </w:rPr>
        <w:t>PendingMessage</w:t>
      </w:r>
      <w:r w:rsidRPr="006A444D">
        <w:t xml:space="preserve">* </w:t>
      </w:r>
      <w:r w:rsidRPr="006A444D">
        <w:rPr>
          <w:i/>
          <w:iCs/>
        </w:rPr>
        <w:t>arr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total</w:t>
      </w:r>
      <w:r w:rsidRPr="006A444D">
        <w:t>)</w:t>
      </w:r>
    </w:p>
    <w:p w14:paraId="691AE118" w14:textId="77777777" w:rsidR="006A444D" w:rsidRPr="006A444D" w:rsidRDefault="006A444D" w:rsidP="006A444D">
      <w:pPr>
        <w:pStyle w:val="a6"/>
      </w:pPr>
      <w:r w:rsidRPr="006A444D">
        <w:t>{</w:t>
      </w:r>
    </w:p>
    <w:p w14:paraId="473A40A4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i;</w:t>
      </w:r>
    </w:p>
    <w:p w14:paraId="20CEB52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n;</w:t>
      </w:r>
    </w:p>
    <w:p w14:paraId="3507C639" w14:textId="77777777" w:rsidR="006A444D" w:rsidRPr="006A444D" w:rsidRDefault="006A444D" w:rsidP="006A444D">
      <w:pPr>
        <w:pStyle w:val="a6"/>
      </w:pPr>
    </w:p>
    <w:p w14:paraId="064C4FA1" w14:textId="77777777" w:rsidR="006A444D" w:rsidRPr="006A444D" w:rsidRDefault="006A444D" w:rsidP="006A444D">
      <w:pPr>
        <w:pStyle w:val="a6"/>
      </w:pPr>
      <w:r w:rsidRPr="006A444D">
        <w:t>    n = 0;</w:t>
      </w:r>
    </w:p>
    <w:p w14:paraId="38977B93" w14:textId="77777777" w:rsidR="006A444D" w:rsidRPr="006A444D" w:rsidRDefault="006A444D" w:rsidP="006A444D">
      <w:pPr>
        <w:pStyle w:val="a6"/>
      </w:pPr>
      <w:r w:rsidRPr="006A444D">
        <w:t xml:space="preserve">    for (i = 0; i &lt; </w:t>
      </w:r>
      <w:r w:rsidRPr="006A444D">
        <w:rPr>
          <w:i/>
          <w:iCs/>
        </w:rPr>
        <w:t>total</w:t>
      </w:r>
      <w:r w:rsidRPr="006A444D">
        <w:t>; ++i)</w:t>
      </w:r>
    </w:p>
    <w:p w14:paraId="266C9710" w14:textId="77777777" w:rsidR="006A444D" w:rsidRPr="006A444D" w:rsidRDefault="006A444D" w:rsidP="006A444D">
      <w:pPr>
        <w:pStyle w:val="a6"/>
      </w:pPr>
      <w:r w:rsidRPr="006A444D">
        <w:t>    {</w:t>
      </w:r>
    </w:p>
    <w:p w14:paraId="2EEC006E" w14:textId="77777777" w:rsidR="006A444D" w:rsidRPr="006A444D" w:rsidRDefault="006A444D" w:rsidP="006A444D">
      <w:pPr>
        <w:pStyle w:val="a6"/>
      </w:pPr>
      <w:r w:rsidRPr="006A444D">
        <w:t>        if (</w:t>
      </w:r>
      <w:r w:rsidRPr="006A444D">
        <w:rPr>
          <w:i/>
          <w:iCs/>
        </w:rPr>
        <w:t>arr</w:t>
      </w:r>
      <w:r w:rsidRPr="006A444D">
        <w:t>[i].active)</w:t>
      </w:r>
    </w:p>
    <w:p w14:paraId="2ED9379B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5E36FF43" w14:textId="77777777" w:rsidR="006A444D" w:rsidRPr="006A444D" w:rsidRDefault="006A444D" w:rsidP="006A444D">
      <w:pPr>
        <w:pStyle w:val="a6"/>
      </w:pPr>
      <w:r w:rsidRPr="006A444D">
        <w:t>            ++n;</w:t>
      </w:r>
    </w:p>
    <w:p w14:paraId="7EEB91E4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2E48CEE4" w14:textId="77777777" w:rsidR="006A444D" w:rsidRPr="006A444D" w:rsidRDefault="006A444D" w:rsidP="006A444D">
      <w:pPr>
        <w:pStyle w:val="a6"/>
      </w:pPr>
      <w:r w:rsidRPr="006A444D">
        <w:t>    }</w:t>
      </w:r>
    </w:p>
    <w:p w14:paraId="3A35CC6E" w14:textId="77777777" w:rsidR="006A444D" w:rsidRPr="006A444D" w:rsidRDefault="006A444D" w:rsidP="006A444D">
      <w:pPr>
        <w:pStyle w:val="a6"/>
      </w:pPr>
    </w:p>
    <w:p w14:paraId="3CF07C5E" w14:textId="77777777" w:rsidR="006A444D" w:rsidRPr="006A444D" w:rsidRDefault="006A444D" w:rsidP="006A444D">
      <w:pPr>
        <w:pStyle w:val="a6"/>
      </w:pPr>
      <w:r w:rsidRPr="006A444D">
        <w:t>    return n;</w:t>
      </w:r>
    </w:p>
    <w:p w14:paraId="70DFE4E8" w14:textId="77777777" w:rsidR="006A444D" w:rsidRPr="006A444D" w:rsidRDefault="006A444D" w:rsidP="006A444D">
      <w:pPr>
        <w:pStyle w:val="a6"/>
      </w:pPr>
      <w:r w:rsidRPr="006A444D">
        <w:t>}</w:t>
      </w:r>
    </w:p>
    <w:p w14:paraId="585D926A" w14:textId="77777777" w:rsidR="006A444D" w:rsidRPr="006A444D" w:rsidRDefault="006A444D" w:rsidP="006A444D">
      <w:pPr>
        <w:pStyle w:val="a6"/>
      </w:pPr>
    </w:p>
    <w:p w14:paraId="18C6C959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send_next_ten(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sock</w:t>
      </w:r>
      <w:r w:rsidRPr="006A444D">
        <w:t xml:space="preserve">, const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sockaddr_in</w:t>
      </w:r>
      <w:r w:rsidRPr="006A444D">
        <w:t xml:space="preserve">* </w:t>
      </w:r>
      <w:r w:rsidRPr="006A444D">
        <w:rPr>
          <w:i/>
          <w:iCs/>
        </w:rPr>
        <w:t>addr</w:t>
      </w:r>
      <w:r w:rsidRPr="006A444D">
        <w:t xml:space="preserve">, </w:t>
      </w:r>
      <w:r w:rsidRPr="006A444D">
        <w:rPr>
          <w:u w:val="single"/>
        </w:rPr>
        <w:t>PendingMessage</w:t>
      </w:r>
      <w:r w:rsidRPr="006A444D">
        <w:t xml:space="preserve">* </w:t>
      </w:r>
      <w:r w:rsidRPr="006A444D">
        <w:rPr>
          <w:i/>
          <w:iCs/>
        </w:rPr>
        <w:t>arr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total</w:t>
      </w:r>
      <w:r w:rsidRPr="006A444D">
        <w:t>)</w:t>
      </w:r>
    </w:p>
    <w:p w14:paraId="1D2710D5" w14:textId="77777777" w:rsidR="006A444D" w:rsidRPr="006A444D" w:rsidRDefault="006A444D" w:rsidP="006A444D">
      <w:pPr>
        <w:pStyle w:val="a6"/>
      </w:pPr>
      <w:r w:rsidRPr="006A444D">
        <w:t>{</w:t>
      </w:r>
    </w:p>
    <w:p w14:paraId="7EBD896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i;</w:t>
      </w:r>
    </w:p>
    <w:p w14:paraId="484C2B7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cnt;</w:t>
      </w:r>
    </w:p>
    <w:p w14:paraId="2D2BB31F" w14:textId="77777777" w:rsidR="006A444D" w:rsidRPr="006A444D" w:rsidRDefault="006A444D" w:rsidP="006A444D">
      <w:pPr>
        <w:pStyle w:val="a6"/>
      </w:pPr>
    </w:p>
    <w:p w14:paraId="008365A9" w14:textId="77777777" w:rsidR="006A444D" w:rsidRPr="006A444D" w:rsidRDefault="006A444D" w:rsidP="006A444D">
      <w:pPr>
        <w:pStyle w:val="a6"/>
      </w:pPr>
      <w:r w:rsidRPr="006A444D">
        <w:t>    cnt = 0;</w:t>
      </w:r>
    </w:p>
    <w:p w14:paraId="4BDFBD1D" w14:textId="77777777" w:rsidR="006A444D" w:rsidRPr="006A444D" w:rsidRDefault="006A444D" w:rsidP="006A444D">
      <w:pPr>
        <w:pStyle w:val="a6"/>
      </w:pPr>
      <w:r w:rsidRPr="006A444D">
        <w:t xml:space="preserve">    for (i = 0; i &lt; </w:t>
      </w:r>
      <w:r w:rsidRPr="006A444D">
        <w:rPr>
          <w:i/>
          <w:iCs/>
        </w:rPr>
        <w:t>total</w:t>
      </w:r>
      <w:r w:rsidRPr="006A444D">
        <w:t>; ++i)</w:t>
      </w:r>
    </w:p>
    <w:p w14:paraId="6166EEA1" w14:textId="77777777" w:rsidR="006A444D" w:rsidRPr="006A444D" w:rsidRDefault="006A444D" w:rsidP="006A444D">
      <w:pPr>
        <w:pStyle w:val="a6"/>
      </w:pPr>
      <w:r w:rsidRPr="006A444D">
        <w:t>    {</w:t>
      </w:r>
    </w:p>
    <w:p w14:paraId="44DD8DC6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rc;</w:t>
      </w:r>
    </w:p>
    <w:p w14:paraId="0294C55E" w14:textId="77777777" w:rsidR="006A444D" w:rsidRPr="006A444D" w:rsidRDefault="006A444D" w:rsidP="006A444D">
      <w:pPr>
        <w:pStyle w:val="a6"/>
      </w:pPr>
    </w:p>
    <w:p w14:paraId="206451DC" w14:textId="77777777" w:rsidR="006A444D" w:rsidRPr="006A444D" w:rsidRDefault="006A444D" w:rsidP="006A444D">
      <w:pPr>
        <w:pStyle w:val="a6"/>
      </w:pPr>
      <w:r w:rsidRPr="006A444D">
        <w:t>        if (!</w:t>
      </w:r>
      <w:r w:rsidRPr="006A444D">
        <w:rPr>
          <w:i/>
          <w:iCs/>
        </w:rPr>
        <w:t>arr</w:t>
      </w:r>
      <w:r w:rsidRPr="006A444D">
        <w:t>[i].active)</w:t>
      </w:r>
    </w:p>
    <w:p w14:paraId="43A52CEE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32B9864C" w14:textId="77777777" w:rsidR="006A444D" w:rsidRPr="006A444D" w:rsidRDefault="006A444D" w:rsidP="006A444D">
      <w:pPr>
        <w:pStyle w:val="a6"/>
      </w:pPr>
      <w:r w:rsidRPr="006A444D">
        <w:lastRenderedPageBreak/>
        <w:t>            continue;</w:t>
      </w:r>
    </w:p>
    <w:p w14:paraId="1261D14D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4DA73995" w14:textId="77777777" w:rsidR="006A444D" w:rsidRPr="006A444D" w:rsidRDefault="006A444D" w:rsidP="006A444D">
      <w:pPr>
        <w:pStyle w:val="a6"/>
      </w:pPr>
    </w:p>
    <w:p w14:paraId="2358F554" w14:textId="77777777" w:rsidR="006A444D" w:rsidRPr="006A444D" w:rsidRDefault="006A444D" w:rsidP="006A444D">
      <w:pPr>
        <w:pStyle w:val="a6"/>
      </w:pPr>
      <w:r w:rsidRPr="006A444D">
        <w:t>        rc = (</w:t>
      </w:r>
      <w:r w:rsidRPr="006A444D">
        <w:rPr>
          <w:i/>
          <w:iCs/>
        </w:rPr>
        <w:t>int</w:t>
      </w:r>
      <w:r w:rsidRPr="006A444D">
        <w:t>)sendto(</w:t>
      </w:r>
    </w:p>
    <w:p w14:paraId="26C85615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sock</w:t>
      </w:r>
      <w:r w:rsidRPr="006A444D">
        <w:t>,</w:t>
      </w:r>
    </w:p>
    <w:p w14:paraId="6E9B30CD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arr</w:t>
      </w:r>
      <w:r w:rsidRPr="006A444D">
        <w:t>[i].packet,</w:t>
      </w:r>
    </w:p>
    <w:p w14:paraId="52AC2C1F" w14:textId="77777777" w:rsidR="006A444D" w:rsidRPr="006A444D" w:rsidRDefault="006A444D" w:rsidP="006A444D">
      <w:pPr>
        <w:pStyle w:val="a6"/>
      </w:pPr>
      <w:r w:rsidRPr="006A444D">
        <w:t>            (</w:t>
      </w:r>
      <w:r w:rsidRPr="006A444D">
        <w:rPr>
          <w:u w:val="single"/>
        </w:rPr>
        <w:t>size_t</w:t>
      </w:r>
      <w:r w:rsidRPr="006A444D">
        <w:t>)</w:t>
      </w:r>
      <w:r w:rsidRPr="006A444D">
        <w:rPr>
          <w:i/>
          <w:iCs/>
        </w:rPr>
        <w:t>arr</w:t>
      </w:r>
      <w:r w:rsidRPr="006A444D">
        <w:t>[i].packet_len,</w:t>
      </w:r>
    </w:p>
    <w:p w14:paraId="322580A6" w14:textId="77777777" w:rsidR="006A444D" w:rsidRPr="006A444D" w:rsidRDefault="006A444D" w:rsidP="006A444D">
      <w:pPr>
        <w:pStyle w:val="a6"/>
      </w:pPr>
      <w:r w:rsidRPr="006A444D">
        <w:t>            0,</w:t>
      </w:r>
    </w:p>
    <w:p w14:paraId="63C51C8C" w14:textId="77777777" w:rsidR="006A444D" w:rsidRPr="006A444D" w:rsidRDefault="006A444D" w:rsidP="006A444D">
      <w:pPr>
        <w:pStyle w:val="a6"/>
      </w:pPr>
      <w:r w:rsidRPr="006A444D">
        <w:t xml:space="preserve">            (const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</w:t>
      </w:r>
      <w:r w:rsidRPr="006A444D">
        <w:t>*)</w:t>
      </w:r>
      <w:r w:rsidRPr="006A444D">
        <w:rPr>
          <w:i/>
          <w:iCs/>
        </w:rPr>
        <w:t>addr</w:t>
      </w:r>
      <w:r w:rsidRPr="006A444D">
        <w:t>,</w:t>
      </w:r>
    </w:p>
    <w:p w14:paraId="1BE50233" w14:textId="77777777" w:rsidR="006A444D" w:rsidRPr="006A444D" w:rsidRDefault="006A444D" w:rsidP="006A444D">
      <w:pPr>
        <w:pStyle w:val="a6"/>
      </w:pPr>
      <w:r w:rsidRPr="006A444D">
        <w:t>            sizeof(*</w:t>
      </w:r>
      <w:r w:rsidRPr="006A444D">
        <w:rPr>
          <w:i/>
          <w:iCs/>
        </w:rPr>
        <w:t>addr</w:t>
      </w:r>
      <w:r w:rsidRPr="006A444D">
        <w:t>)</w:t>
      </w:r>
    </w:p>
    <w:p w14:paraId="3B92221D" w14:textId="77777777" w:rsidR="006A444D" w:rsidRPr="006A444D" w:rsidRDefault="006A444D" w:rsidP="006A444D">
      <w:pPr>
        <w:pStyle w:val="a6"/>
      </w:pPr>
      <w:r w:rsidRPr="006A444D">
        <w:t>        );</w:t>
      </w:r>
    </w:p>
    <w:p w14:paraId="7033863A" w14:textId="77777777" w:rsidR="006A444D" w:rsidRPr="006A444D" w:rsidRDefault="006A444D" w:rsidP="006A444D">
      <w:pPr>
        <w:pStyle w:val="a6"/>
      </w:pPr>
    </w:p>
    <w:p w14:paraId="03B15B28" w14:textId="77777777" w:rsidR="006A444D" w:rsidRPr="006A444D" w:rsidRDefault="006A444D" w:rsidP="006A444D">
      <w:pPr>
        <w:pStyle w:val="a6"/>
      </w:pPr>
      <w:r w:rsidRPr="006A444D">
        <w:t>        if (rc &lt; 0)</w:t>
      </w:r>
    </w:p>
    <w:p w14:paraId="4602B937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718848D8" w14:textId="77777777" w:rsidR="006A444D" w:rsidRPr="006A444D" w:rsidRDefault="006A444D" w:rsidP="006A444D">
      <w:pPr>
        <w:pStyle w:val="a6"/>
      </w:pPr>
      <w:r w:rsidRPr="006A444D">
        <w:t>            printf("sendto failed: %s\n", strerror(errno));</w:t>
      </w:r>
    </w:p>
    <w:p w14:paraId="145F8CD1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30A9FBA1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042710D4" w14:textId="77777777" w:rsidR="006A444D" w:rsidRPr="006A444D" w:rsidRDefault="006A444D" w:rsidP="006A444D">
      <w:pPr>
        <w:pStyle w:val="a6"/>
      </w:pPr>
    </w:p>
    <w:p w14:paraId="69BD577A" w14:textId="77777777" w:rsidR="006A444D" w:rsidRPr="006A444D" w:rsidRDefault="006A444D" w:rsidP="006A444D">
      <w:pPr>
        <w:pStyle w:val="a6"/>
      </w:pPr>
      <w:r w:rsidRPr="006A444D">
        <w:t>        ++cnt;</w:t>
      </w:r>
    </w:p>
    <w:p w14:paraId="1FD1C195" w14:textId="77777777" w:rsidR="006A444D" w:rsidRPr="006A444D" w:rsidRDefault="006A444D" w:rsidP="006A444D">
      <w:pPr>
        <w:pStyle w:val="a6"/>
      </w:pPr>
      <w:r w:rsidRPr="006A444D">
        <w:t>        if (cnt &gt;= MAX_DATAGRAM2SEND)</w:t>
      </w:r>
    </w:p>
    <w:p w14:paraId="4CFC37F0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2FABE9E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686F715D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65CDEF2" w14:textId="77777777" w:rsidR="006A444D" w:rsidRPr="006A444D" w:rsidRDefault="006A444D" w:rsidP="006A444D">
      <w:pPr>
        <w:pStyle w:val="a6"/>
      </w:pPr>
      <w:r w:rsidRPr="006A444D">
        <w:t>    }</w:t>
      </w:r>
    </w:p>
    <w:p w14:paraId="03E1B273" w14:textId="77777777" w:rsidR="006A444D" w:rsidRPr="006A444D" w:rsidRDefault="006A444D" w:rsidP="006A444D">
      <w:pPr>
        <w:pStyle w:val="a6"/>
      </w:pPr>
    </w:p>
    <w:p w14:paraId="048792AA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60122FAA" w14:textId="77777777" w:rsidR="006A444D" w:rsidRPr="006A444D" w:rsidRDefault="006A444D" w:rsidP="006A444D">
      <w:pPr>
        <w:pStyle w:val="a6"/>
      </w:pPr>
      <w:r w:rsidRPr="006A444D">
        <w:t>}</w:t>
      </w:r>
    </w:p>
    <w:p w14:paraId="34BB7788" w14:textId="77777777" w:rsidR="006A444D" w:rsidRPr="006A444D" w:rsidRDefault="006A444D" w:rsidP="006A444D">
      <w:pPr>
        <w:pStyle w:val="a6"/>
      </w:pPr>
    </w:p>
    <w:p w14:paraId="16E57007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apply_ack_datagram(const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buf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len</w:t>
      </w:r>
      <w:r w:rsidRPr="006A444D">
        <w:t xml:space="preserve">, </w:t>
      </w:r>
      <w:r w:rsidRPr="006A444D">
        <w:rPr>
          <w:u w:val="single"/>
        </w:rPr>
        <w:t>PendingMessage</w:t>
      </w:r>
      <w:r w:rsidRPr="006A444D">
        <w:t xml:space="preserve">* </w:t>
      </w:r>
      <w:r w:rsidRPr="006A444D">
        <w:rPr>
          <w:i/>
          <w:iCs/>
        </w:rPr>
        <w:t>arr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total</w:t>
      </w:r>
      <w:r w:rsidRPr="006A444D">
        <w:t>)</w:t>
      </w:r>
    </w:p>
    <w:p w14:paraId="7B078B4A" w14:textId="77777777" w:rsidR="006A444D" w:rsidRPr="006A444D" w:rsidRDefault="006A444D" w:rsidP="006A444D">
      <w:pPr>
        <w:pStyle w:val="a6"/>
      </w:pPr>
      <w:r w:rsidRPr="006A444D">
        <w:t>{</w:t>
      </w:r>
    </w:p>
    <w:p w14:paraId="6B779269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i;</w:t>
      </w:r>
    </w:p>
    <w:p w14:paraId="6538C226" w14:textId="77777777" w:rsidR="006A444D" w:rsidRPr="006A444D" w:rsidRDefault="006A444D" w:rsidP="006A444D">
      <w:pPr>
        <w:pStyle w:val="a6"/>
      </w:pPr>
    </w:p>
    <w:p w14:paraId="4D7D1D52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len</w:t>
      </w:r>
      <w:r w:rsidRPr="006A444D">
        <w:t xml:space="preserve"> &lt;= 0 || (</w:t>
      </w:r>
      <w:r w:rsidRPr="006A444D">
        <w:rPr>
          <w:i/>
          <w:iCs/>
        </w:rPr>
        <w:t>len</w:t>
      </w:r>
      <w:r w:rsidRPr="006A444D">
        <w:t xml:space="preserve"> % 4) != 0)</w:t>
      </w:r>
    </w:p>
    <w:p w14:paraId="53DAB3BF" w14:textId="77777777" w:rsidR="006A444D" w:rsidRPr="006A444D" w:rsidRDefault="006A444D" w:rsidP="006A444D">
      <w:pPr>
        <w:pStyle w:val="a6"/>
      </w:pPr>
      <w:r w:rsidRPr="006A444D">
        <w:t>    {</w:t>
      </w:r>
    </w:p>
    <w:p w14:paraId="082E81E1" w14:textId="77777777" w:rsidR="006A444D" w:rsidRPr="006A444D" w:rsidRDefault="006A444D" w:rsidP="006A444D">
      <w:pPr>
        <w:pStyle w:val="a6"/>
      </w:pPr>
      <w:r w:rsidRPr="006A444D">
        <w:t>        return;</w:t>
      </w:r>
    </w:p>
    <w:p w14:paraId="7B393FE5" w14:textId="77777777" w:rsidR="006A444D" w:rsidRPr="006A444D" w:rsidRDefault="006A444D" w:rsidP="006A444D">
      <w:pPr>
        <w:pStyle w:val="a6"/>
      </w:pPr>
      <w:r w:rsidRPr="006A444D">
        <w:lastRenderedPageBreak/>
        <w:t>    }</w:t>
      </w:r>
    </w:p>
    <w:p w14:paraId="5E552602" w14:textId="77777777" w:rsidR="006A444D" w:rsidRPr="006A444D" w:rsidRDefault="006A444D" w:rsidP="006A444D">
      <w:pPr>
        <w:pStyle w:val="a6"/>
      </w:pPr>
    </w:p>
    <w:p w14:paraId="039FF146" w14:textId="77777777" w:rsidR="006A444D" w:rsidRPr="006A444D" w:rsidRDefault="006A444D" w:rsidP="006A444D">
      <w:pPr>
        <w:pStyle w:val="a6"/>
      </w:pPr>
      <w:r w:rsidRPr="006A444D">
        <w:t xml:space="preserve">    for (i = 0; i + 4 &lt;= </w:t>
      </w:r>
      <w:r w:rsidRPr="006A444D">
        <w:rPr>
          <w:i/>
          <w:iCs/>
        </w:rPr>
        <w:t>len</w:t>
      </w:r>
      <w:r w:rsidRPr="006A444D">
        <w:t>; i += 4)</w:t>
      </w:r>
    </w:p>
    <w:p w14:paraId="29F7B60A" w14:textId="77777777" w:rsidR="006A444D" w:rsidRPr="006A444D" w:rsidRDefault="006A444D" w:rsidP="006A444D">
      <w:pPr>
        <w:pStyle w:val="a6"/>
      </w:pPr>
      <w:r w:rsidRPr="006A444D">
        <w:t>    {</w:t>
      </w:r>
    </w:p>
    <w:p w14:paraId="1F0F6C89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u w:val="single"/>
        </w:rPr>
        <w:t>u32</w:t>
      </w:r>
      <w:r w:rsidRPr="006A444D">
        <w:t xml:space="preserve"> idx;</w:t>
      </w:r>
    </w:p>
    <w:p w14:paraId="2DC38183" w14:textId="77777777" w:rsidR="006A444D" w:rsidRPr="006A444D" w:rsidRDefault="006A444D" w:rsidP="006A444D">
      <w:pPr>
        <w:pStyle w:val="a6"/>
      </w:pPr>
    </w:p>
    <w:p w14:paraId="404C4BD7" w14:textId="77777777" w:rsidR="006A444D" w:rsidRPr="006A444D" w:rsidRDefault="006A444D" w:rsidP="006A444D">
      <w:pPr>
        <w:pStyle w:val="a6"/>
      </w:pPr>
      <w:r w:rsidRPr="006A444D">
        <w:t xml:space="preserve">        idx = read_u32_be((const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>*)(</w:t>
      </w:r>
      <w:r w:rsidRPr="006A444D">
        <w:rPr>
          <w:i/>
          <w:iCs/>
        </w:rPr>
        <w:t>buf</w:t>
      </w:r>
      <w:r w:rsidRPr="006A444D">
        <w:t xml:space="preserve"> + i));</w:t>
      </w:r>
    </w:p>
    <w:p w14:paraId="4A065B5C" w14:textId="77777777" w:rsidR="006A444D" w:rsidRPr="006A444D" w:rsidRDefault="006A444D" w:rsidP="006A444D">
      <w:pPr>
        <w:pStyle w:val="a6"/>
      </w:pPr>
      <w:r w:rsidRPr="006A444D">
        <w:t>        if (idx &lt; 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total</w:t>
      </w:r>
      <w:r w:rsidRPr="006A444D">
        <w:t>)</w:t>
      </w:r>
    </w:p>
    <w:p w14:paraId="70EBB39B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1D5643B0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arr</w:t>
      </w:r>
      <w:r w:rsidRPr="006A444D">
        <w:t>[idx].active = 0;</w:t>
      </w:r>
    </w:p>
    <w:p w14:paraId="116F6C84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7AA2B28E" w14:textId="77777777" w:rsidR="006A444D" w:rsidRPr="006A444D" w:rsidRDefault="006A444D" w:rsidP="006A444D">
      <w:pPr>
        <w:pStyle w:val="a6"/>
      </w:pPr>
      <w:r w:rsidRPr="006A444D">
        <w:t>    }</w:t>
      </w:r>
    </w:p>
    <w:p w14:paraId="4EA8F10A" w14:textId="77777777" w:rsidR="006A444D" w:rsidRPr="006A444D" w:rsidRDefault="006A444D" w:rsidP="006A444D">
      <w:pPr>
        <w:pStyle w:val="a6"/>
      </w:pPr>
      <w:r w:rsidRPr="006A444D">
        <w:t>}</w:t>
      </w:r>
    </w:p>
    <w:p w14:paraId="4233E56C" w14:textId="77777777" w:rsidR="006A444D" w:rsidRPr="006A444D" w:rsidRDefault="006A444D" w:rsidP="006A444D">
      <w:pPr>
        <w:pStyle w:val="a6"/>
      </w:pPr>
    </w:p>
    <w:p w14:paraId="5BF54370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drain_acks(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sock</w:t>
      </w:r>
      <w:r w:rsidRPr="006A444D">
        <w:t xml:space="preserve">, </w:t>
      </w:r>
      <w:r w:rsidRPr="006A444D">
        <w:rPr>
          <w:u w:val="single"/>
        </w:rPr>
        <w:t>PendingMessage</w:t>
      </w:r>
      <w:r w:rsidRPr="006A444D">
        <w:t xml:space="preserve">* </w:t>
      </w:r>
      <w:r w:rsidRPr="006A444D">
        <w:rPr>
          <w:i/>
          <w:iCs/>
        </w:rPr>
        <w:t>arr</w:t>
      </w:r>
      <w:r w:rsidRPr="006A444D">
        <w:t xml:space="preserve">, 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total</w:t>
      </w:r>
      <w:r w:rsidRPr="006A444D">
        <w:t>)</w:t>
      </w:r>
    </w:p>
    <w:p w14:paraId="6B290C68" w14:textId="77777777" w:rsidR="006A444D" w:rsidRPr="006A444D" w:rsidRDefault="006A444D" w:rsidP="006A444D">
      <w:pPr>
        <w:pStyle w:val="a6"/>
      </w:pPr>
      <w:r w:rsidRPr="006A444D">
        <w:t>{</w:t>
      </w:r>
    </w:p>
    <w:p w14:paraId="20CDE12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ackbuf[65535];</w:t>
      </w:r>
    </w:p>
    <w:p w14:paraId="15425F78" w14:textId="77777777" w:rsidR="006A444D" w:rsidRPr="006A444D" w:rsidRDefault="006A444D" w:rsidP="006A444D">
      <w:pPr>
        <w:pStyle w:val="a6"/>
      </w:pPr>
    </w:p>
    <w:p w14:paraId="2E554614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186E2BAF" w14:textId="77777777" w:rsidR="006A444D" w:rsidRPr="006A444D" w:rsidRDefault="006A444D" w:rsidP="006A444D">
      <w:pPr>
        <w:pStyle w:val="a6"/>
      </w:pPr>
      <w:r w:rsidRPr="006A444D">
        <w:t>    {</w:t>
      </w:r>
    </w:p>
    <w:p w14:paraId="558E97D0" w14:textId="77777777" w:rsidR="006A444D" w:rsidRPr="006A444D" w:rsidRDefault="006A444D" w:rsidP="006A444D">
      <w:pPr>
        <w:pStyle w:val="a6"/>
      </w:pPr>
      <w:r w:rsidRPr="006A444D">
        <w:t>        fd_set rfds;</w:t>
      </w:r>
    </w:p>
    <w:p w14:paraId="5A62EC17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timeval</w:t>
      </w:r>
      <w:r w:rsidRPr="006A444D">
        <w:t xml:space="preserve"> tv;</w:t>
      </w:r>
    </w:p>
    <w:p w14:paraId="20080CEB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sel;</w:t>
      </w:r>
    </w:p>
    <w:p w14:paraId="6FE44FB0" w14:textId="77777777" w:rsidR="006A444D" w:rsidRPr="006A444D" w:rsidRDefault="006A444D" w:rsidP="006A444D">
      <w:pPr>
        <w:pStyle w:val="a6"/>
      </w:pPr>
    </w:p>
    <w:p w14:paraId="24D1F53F" w14:textId="77777777" w:rsidR="006A444D" w:rsidRPr="006A444D" w:rsidRDefault="006A444D" w:rsidP="006A444D">
      <w:pPr>
        <w:pStyle w:val="a6"/>
      </w:pPr>
      <w:r w:rsidRPr="006A444D">
        <w:t>        FD_ZERO(&amp;rfds);</w:t>
      </w:r>
    </w:p>
    <w:p w14:paraId="25BA315A" w14:textId="77777777" w:rsidR="006A444D" w:rsidRPr="006A444D" w:rsidRDefault="006A444D" w:rsidP="006A444D">
      <w:pPr>
        <w:pStyle w:val="a6"/>
      </w:pPr>
      <w:r w:rsidRPr="006A444D">
        <w:t>        FD_SET(</w:t>
      </w:r>
      <w:r w:rsidRPr="006A444D">
        <w:rPr>
          <w:i/>
          <w:iCs/>
        </w:rPr>
        <w:t>sock</w:t>
      </w:r>
      <w:r w:rsidRPr="006A444D">
        <w:t>, &amp;rfds);</w:t>
      </w:r>
    </w:p>
    <w:p w14:paraId="73041DC3" w14:textId="77777777" w:rsidR="006A444D" w:rsidRPr="006A444D" w:rsidRDefault="006A444D" w:rsidP="006A444D">
      <w:pPr>
        <w:pStyle w:val="a6"/>
      </w:pPr>
    </w:p>
    <w:p w14:paraId="7FF6BA65" w14:textId="77777777" w:rsidR="006A444D" w:rsidRPr="006A444D" w:rsidRDefault="006A444D" w:rsidP="006A444D">
      <w:pPr>
        <w:pStyle w:val="a6"/>
      </w:pPr>
      <w:r w:rsidRPr="006A444D">
        <w:t>        tv.tv_sec = 0;</w:t>
      </w:r>
    </w:p>
    <w:p w14:paraId="3759BEEF" w14:textId="77777777" w:rsidR="006A444D" w:rsidRPr="006A444D" w:rsidRDefault="006A444D" w:rsidP="006A444D">
      <w:pPr>
        <w:pStyle w:val="a6"/>
      </w:pPr>
      <w:r w:rsidRPr="006A444D">
        <w:t>        tv.tv_usec = 100000;</w:t>
      </w:r>
    </w:p>
    <w:p w14:paraId="08FEB59D" w14:textId="77777777" w:rsidR="006A444D" w:rsidRPr="006A444D" w:rsidRDefault="006A444D" w:rsidP="006A444D">
      <w:pPr>
        <w:pStyle w:val="a6"/>
      </w:pPr>
    </w:p>
    <w:p w14:paraId="2E89F2E5" w14:textId="77777777" w:rsidR="006A444D" w:rsidRPr="006A444D" w:rsidRDefault="006A444D" w:rsidP="006A444D">
      <w:pPr>
        <w:pStyle w:val="a6"/>
      </w:pPr>
      <w:r w:rsidRPr="006A444D">
        <w:t>        sel = select(</w:t>
      </w:r>
      <w:r w:rsidRPr="006A444D">
        <w:rPr>
          <w:i/>
          <w:iCs/>
        </w:rPr>
        <w:t>sock</w:t>
      </w:r>
      <w:r w:rsidRPr="006A444D">
        <w:t xml:space="preserve"> + 1, &amp;rfds, NULL, NULL, &amp;tv);</w:t>
      </w:r>
    </w:p>
    <w:p w14:paraId="7D381121" w14:textId="77777777" w:rsidR="006A444D" w:rsidRPr="006A444D" w:rsidRDefault="006A444D" w:rsidP="006A444D">
      <w:pPr>
        <w:pStyle w:val="a6"/>
      </w:pPr>
      <w:r w:rsidRPr="006A444D">
        <w:t>        if (sel &lt; 0)</w:t>
      </w:r>
    </w:p>
    <w:p w14:paraId="6AF62C4D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10E75FF" w14:textId="77777777" w:rsidR="006A444D" w:rsidRPr="006A444D" w:rsidRDefault="006A444D" w:rsidP="006A444D">
      <w:pPr>
        <w:pStyle w:val="a6"/>
      </w:pPr>
      <w:r w:rsidRPr="006A444D">
        <w:t>            printf("select failed: %s\n", strerror(errno));</w:t>
      </w:r>
    </w:p>
    <w:p w14:paraId="22D15A08" w14:textId="77777777" w:rsidR="006A444D" w:rsidRPr="006A444D" w:rsidRDefault="006A444D" w:rsidP="006A444D">
      <w:pPr>
        <w:pStyle w:val="a6"/>
      </w:pPr>
      <w:r w:rsidRPr="006A444D">
        <w:t>            return -1;</w:t>
      </w:r>
    </w:p>
    <w:p w14:paraId="5477A6B2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0D42CC14" w14:textId="77777777" w:rsidR="006A444D" w:rsidRPr="006A444D" w:rsidRDefault="006A444D" w:rsidP="006A444D">
      <w:pPr>
        <w:pStyle w:val="a6"/>
      </w:pPr>
    </w:p>
    <w:p w14:paraId="569BC91F" w14:textId="77777777" w:rsidR="006A444D" w:rsidRPr="006A444D" w:rsidRDefault="006A444D" w:rsidP="006A444D">
      <w:pPr>
        <w:pStyle w:val="a6"/>
      </w:pPr>
      <w:r w:rsidRPr="006A444D">
        <w:t>        if (sel == 0)</w:t>
      </w:r>
    </w:p>
    <w:p w14:paraId="317F8A65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04ED2042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17FB361B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1B577125" w14:textId="77777777" w:rsidR="006A444D" w:rsidRPr="006A444D" w:rsidRDefault="006A444D" w:rsidP="006A444D">
      <w:pPr>
        <w:pStyle w:val="a6"/>
      </w:pPr>
    </w:p>
    <w:p w14:paraId="049C48ED" w14:textId="77777777" w:rsidR="006A444D" w:rsidRPr="006A444D" w:rsidRDefault="006A444D" w:rsidP="006A444D">
      <w:pPr>
        <w:pStyle w:val="a6"/>
      </w:pPr>
      <w:r w:rsidRPr="006A444D">
        <w:t>        if (FD_ISSET(</w:t>
      </w:r>
      <w:r w:rsidRPr="006A444D">
        <w:rPr>
          <w:i/>
          <w:iCs/>
        </w:rPr>
        <w:t>sock</w:t>
      </w:r>
      <w:r w:rsidRPr="006A444D">
        <w:t>, &amp;rfds))</w:t>
      </w:r>
    </w:p>
    <w:p w14:paraId="7AA64D36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58ED1BC2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int</w:t>
      </w:r>
      <w:r w:rsidRPr="006A444D">
        <w:t xml:space="preserve"> n;</w:t>
      </w:r>
    </w:p>
    <w:p w14:paraId="1B4EC728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sockaddr_in</w:t>
      </w:r>
      <w:r w:rsidRPr="006A444D">
        <w:t xml:space="preserve"> from;</w:t>
      </w:r>
    </w:p>
    <w:p w14:paraId="383B0FAA" w14:textId="77777777" w:rsidR="006A444D" w:rsidRPr="006A444D" w:rsidRDefault="006A444D" w:rsidP="006A444D">
      <w:pPr>
        <w:pStyle w:val="a6"/>
      </w:pPr>
      <w:r w:rsidRPr="006A444D">
        <w:t xml:space="preserve">            </w:t>
      </w:r>
      <w:r w:rsidRPr="006A444D">
        <w:rPr>
          <w:i/>
          <w:iCs/>
        </w:rPr>
        <w:t>socklen_t</w:t>
      </w:r>
      <w:r w:rsidRPr="006A444D">
        <w:t xml:space="preserve"> from_len;</w:t>
      </w:r>
    </w:p>
    <w:p w14:paraId="4CD4C732" w14:textId="77777777" w:rsidR="006A444D" w:rsidRPr="006A444D" w:rsidRDefault="006A444D" w:rsidP="006A444D">
      <w:pPr>
        <w:pStyle w:val="a6"/>
      </w:pPr>
    </w:p>
    <w:p w14:paraId="19EAAC39" w14:textId="77777777" w:rsidR="006A444D" w:rsidRPr="006A444D" w:rsidRDefault="006A444D" w:rsidP="006A444D">
      <w:pPr>
        <w:pStyle w:val="a6"/>
      </w:pPr>
      <w:r w:rsidRPr="006A444D">
        <w:t>            memset(&amp;from, 0, sizeof(from));</w:t>
      </w:r>
    </w:p>
    <w:p w14:paraId="5ADDBF20" w14:textId="77777777" w:rsidR="006A444D" w:rsidRPr="006A444D" w:rsidRDefault="006A444D" w:rsidP="006A444D">
      <w:pPr>
        <w:pStyle w:val="a6"/>
      </w:pPr>
      <w:r w:rsidRPr="006A444D">
        <w:t>            from_len = sizeof(from);</w:t>
      </w:r>
    </w:p>
    <w:p w14:paraId="07FA2637" w14:textId="77777777" w:rsidR="006A444D" w:rsidRPr="006A444D" w:rsidRDefault="006A444D" w:rsidP="006A444D">
      <w:pPr>
        <w:pStyle w:val="a6"/>
      </w:pPr>
    </w:p>
    <w:p w14:paraId="2298BB90" w14:textId="77777777" w:rsidR="006A444D" w:rsidRPr="006A444D" w:rsidRDefault="006A444D" w:rsidP="006A444D">
      <w:pPr>
        <w:pStyle w:val="a6"/>
      </w:pPr>
      <w:r w:rsidRPr="006A444D">
        <w:t>            n = (</w:t>
      </w:r>
      <w:r w:rsidRPr="006A444D">
        <w:rPr>
          <w:i/>
          <w:iCs/>
        </w:rPr>
        <w:t>int</w:t>
      </w:r>
      <w:r w:rsidRPr="006A444D">
        <w:t>)recvfrom(</w:t>
      </w:r>
    </w:p>
    <w:p w14:paraId="586043E6" w14:textId="77777777" w:rsidR="006A444D" w:rsidRPr="006A444D" w:rsidRDefault="006A444D" w:rsidP="006A444D">
      <w:pPr>
        <w:pStyle w:val="a6"/>
      </w:pPr>
      <w:r w:rsidRPr="006A444D">
        <w:t xml:space="preserve">                </w:t>
      </w:r>
      <w:r w:rsidRPr="006A444D">
        <w:rPr>
          <w:i/>
          <w:iCs/>
        </w:rPr>
        <w:t>sock</w:t>
      </w:r>
      <w:r w:rsidRPr="006A444D">
        <w:t>,</w:t>
      </w:r>
    </w:p>
    <w:p w14:paraId="0019BE6D" w14:textId="77777777" w:rsidR="006A444D" w:rsidRPr="006A444D" w:rsidRDefault="006A444D" w:rsidP="006A444D">
      <w:pPr>
        <w:pStyle w:val="a6"/>
      </w:pPr>
      <w:r w:rsidRPr="006A444D">
        <w:t>                ackbuf,</w:t>
      </w:r>
    </w:p>
    <w:p w14:paraId="76AB1657" w14:textId="77777777" w:rsidR="006A444D" w:rsidRPr="006A444D" w:rsidRDefault="006A444D" w:rsidP="006A444D">
      <w:pPr>
        <w:pStyle w:val="a6"/>
      </w:pPr>
      <w:r w:rsidRPr="006A444D">
        <w:t>                sizeof(ackbuf),</w:t>
      </w:r>
    </w:p>
    <w:p w14:paraId="1C84F109" w14:textId="77777777" w:rsidR="006A444D" w:rsidRPr="006A444D" w:rsidRDefault="006A444D" w:rsidP="006A444D">
      <w:pPr>
        <w:pStyle w:val="a6"/>
      </w:pPr>
      <w:r w:rsidRPr="006A444D">
        <w:t>                0,</w:t>
      </w:r>
    </w:p>
    <w:p w14:paraId="331F96E6" w14:textId="77777777" w:rsidR="006A444D" w:rsidRPr="006A444D" w:rsidRDefault="006A444D" w:rsidP="006A444D">
      <w:pPr>
        <w:pStyle w:val="a6"/>
      </w:pPr>
      <w:r w:rsidRPr="006A444D">
        <w:t>                (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</w:t>
      </w:r>
      <w:r w:rsidRPr="006A444D">
        <w:t>*)&amp;from,</w:t>
      </w:r>
    </w:p>
    <w:p w14:paraId="5DECCAF9" w14:textId="77777777" w:rsidR="006A444D" w:rsidRPr="006A444D" w:rsidRDefault="006A444D" w:rsidP="006A444D">
      <w:pPr>
        <w:pStyle w:val="a6"/>
      </w:pPr>
      <w:r w:rsidRPr="006A444D">
        <w:t>                &amp;from_len</w:t>
      </w:r>
    </w:p>
    <w:p w14:paraId="60338EFE" w14:textId="77777777" w:rsidR="006A444D" w:rsidRPr="006A444D" w:rsidRDefault="006A444D" w:rsidP="006A444D">
      <w:pPr>
        <w:pStyle w:val="a6"/>
      </w:pPr>
      <w:r w:rsidRPr="006A444D">
        <w:t>            );</w:t>
      </w:r>
    </w:p>
    <w:p w14:paraId="35018CA0" w14:textId="77777777" w:rsidR="006A444D" w:rsidRPr="006A444D" w:rsidRDefault="006A444D" w:rsidP="006A444D">
      <w:pPr>
        <w:pStyle w:val="a6"/>
      </w:pPr>
    </w:p>
    <w:p w14:paraId="177CB49D" w14:textId="77777777" w:rsidR="006A444D" w:rsidRPr="006A444D" w:rsidRDefault="006A444D" w:rsidP="006A444D">
      <w:pPr>
        <w:pStyle w:val="a6"/>
      </w:pPr>
      <w:r w:rsidRPr="006A444D">
        <w:t>            if (n &lt; 0)</w:t>
      </w:r>
    </w:p>
    <w:p w14:paraId="2629A063" w14:textId="77777777" w:rsidR="006A444D" w:rsidRPr="006A444D" w:rsidRDefault="006A444D" w:rsidP="006A444D">
      <w:pPr>
        <w:pStyle w:val="a6"/>
      </w:pPr>
      <w:r w:rsidRPr="006A444D">
        <w:t>            {</w:t>
      </w:r>
    </w:p>
    <w:p w14:paraId="25FAB608" w14:textId="77777777" w:rsidR="006A444D" w:rsidRPr="006A444D" w:rsidRDefault="006A444D" w:rsidP="006A444D">
      <w:pPr>
        <w:pStyle w:val="a6"/>
      </w:pPr>
      <w:r w:rsidRPr="006A444D">
        <w:t>                printf("recvfrom failed: %s\n", strerror(errno));</w:t>
      </w:r>
    </w:p>
    <w:p w14:paraId="1E261000" w14:textId="77777777" w:rsidR="006A444D" w:rsidRPr="006A444D" w:rsidRDefault="006A444D" w:rsidP="006A444D">
      <w:pPr>
        <w:pStyle w:val="a6"/>
      </w:pPr>
      <w:r w:rsidRPr="006A444D">
        <w:t>                return -1;</w:t>
      </w:r>
    </w:p>
    <w:p w14:paraId="3540813B" w14:textId="77777777" w:rsidR="006A444D" w:rsidRPr="006A444D" w:rsidRDefault="006A444D" w:rsidP="006A444D">
      <w:pPr>
        <w:pStyle w:val="a6"/>
      </w:pPr>
      <w:r w:rsidRPr="006A444D">
        <w:t>            }</w:t>
      </w:r>
    </w:p>
    <w:p w14:paraId="06AA74E0" w14:textId="77777777" w:rsidR="006A444D" w:rsidRPr="006A444D" w:rsidRDefault="006A444D" w:rsidP="006A444D">
      <w:pPr>
        <w:pStyle w:val="a6"/>
      </w:pPr>
    </w:p>
    <w:p w14:paraId="545270F1" w14:textId="77777777" w:rsidR="006A444D" w:rsidRPr="006A444D" w:rsidRDefault="006A444D" w:rsidP="006A444D">
      <w:pPr>
        <w:pStyle w:val="a6"/>
      </w:pPr>
      <w:r w:rsidRPr="006A444D">
        <w:t xml:space="preserve">            apply_ack_datagram(ackbuf, n, </w:t>
      </w:r>
      <w:r w:rsidRPr="006A444D">
        <w:rPr>
          <w:i/>
          <w:iCs/>
        </w:rPr>
        <w:t>arr</w:t>
      </w:r>
      <w:r w:rsidRPr="006A444D">
        <w:t xml:space="preserve">, </w:t>
      </w:r>
      <w:r w:rsidRPr="006A444D">
        <w:rPr>
          <w:i/>
          <w:iCs/>
        </w:rPr>
        <w:t>total</w:t>
      </w:r>
      <w:r w:rsidRPr="006A444D">
        <w:t>);</w:t>
      </w:r>
    </w:p>
    <w:p w14:paraId="79C3B6E6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644C7E3A" w14:textId="77777777" w:rsidR="006A444D" w:rsidRPr="006A444D" w:rsidRDefault="006A444D" w:rsidP="006A444D">
      <w:pPr>
        <w:pStyle w:val="a6"/>
      </w:pPr>
      <w:r w:rsidRPr="006A444D">
        <w:t>    }</w:t>
      </w:r>
    </w:p>
    <w:p w14:paraId="65936DD4" w14:textId="77777777" w:rsidR="006A444D" w:rsidRPr="006A444D" w:rsidRDefault="006A444D" w:rsidP="006A444D">
      <w:pPr>
        <w:pStyle w:val="a6"/>
      </w:pPr>
    </w:p>
    <w:p w14:paraId="63E95A65" w14:textId="77777777" w:rsidR="006A444D" w:rsidRPr="006A444D" w:rsidRDefault="006A444D" w:rsidP="006A444D">
      <w:pPr>
        <w:pStyle w:val="a6"/>
      </w:pPr>
      <w:r w:rsidRPr="006A444D">
        <w:t>    return 0;</w:t>
      </w:r>
    </w:p>
    <w:p w14:paraId="0A3DC29D" w14:textId="77777777" w:rsidR="006A444D" w:rsidRPr="006A444D" w:rsidRDefault="006A444D" w:rsidP="006A444D">
      <w:pPr>
        <w:pStyle w:val="a6"/>
      </w:pPr>
      <w:r w:rsidRPr="006A444D">
        <w:t>}</w:t>
      </w:r>
    </w:p>
    <w:p w14:paraId="7E5FC66A" w14:textId="77777777" w:rsidR="006A444D" w:rsidRPr="006A444D" w:rsidRDefault="006A444D" w:rsidP="006A444D">
      <w:pPr>
        <w:pStyle w:val="a6"/>
      </w:pPr>
    </w:p>
    <w:p w14:paraId="3B4BD85A" w14:textId="77777777" w:rsidR="006A444D" w:rsidRPr="006A444D" w:rsidRDefault="006A444D" w:rsidP="006A444D">
      <w:pPr>
        <w:pStyle w:val="a6"/>
      </w:pPr>
      <w:r w:rsidRPr="006A444D">
        <w:rPr>
          <w:i/>
          <w:iCs/>
        </w:rPr>
        <w:t>int</w:t>
      </w:r>
      <w:r w:rsidRPr="006A444D">
        <w:t xml:space="preserve"> main(</w:t>
      </w:r>
      <w:r w:rsidRPr="006A444D">
        <w:rPr>
          <w:i/>
          <w:iCs/>
        </w:rPr>
        <w:t>int</w:t>
      </w:r>
      <w:r w:rsidRPr="006A444D">
        <w:t xml:space="preserve"> </w:t>
      </w:r>
      <w:r w:rsidRPr="006A444D">
        <w:rPr>
          <w:i/>
          <w:iCs/>
        </w:rPr>
        <w:t>argc</w:t>
      </w:r>
      <w:r w:rsidRPr="006A444D">
        <w:t xml:space="preserve">,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argv</w:t>
      </w:r>
      <w:r w:rsidRPr="006A444D">
        <w:t>[])</w:t>
      </w:r>
    </w:p>
    <w:p w14:paraId="67B7DAAC" w14:textId="77777777" w:rsidR="006A444D" w:rsidRPr="006A444D" w:rsidRDefault="006A444D" w:rsidP="006A444D">
      <w:pPr>
        <w:pStyle w:val="a6"/>
      </w:pPr>
      <w:r w:rsidRPr="006A444D">
        <w:t>{</w:t>
      </w:r>
    </w:p>
    <w:p w14:paraId="134CDA7E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endpoint;</w:t>
      </w:r>
    </w:p>
    <w:p w14:paraId="0666DDBB" w14:textId="77777777" w:rsidR="006A444D" w:rsidRPr="006A444D" w:rsidRDefault="006A444D" w:rsidP="006A444D">
      <w:pPr>
        <w:pStyle w:val="a6"/>
      </w:pPr>
      <w:r w:rsidRPr="006A444D">
        <w:t xml:space="preserve">    const </w:t>
      </w:r>
      <w:r w:rsidRPr="006A444D">
        <w:rPr>
          <w:i/>
          <w:iCs/>
        </w:rPr>
        <w:t>char</w:t>
      </w:r>
      <w:r w:rsidRPr="006A444D">
        <w:t>* file_name;</w:t>
      </w:r>
    </w:p>
    <w:p w14:paraId="33550D2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char</w:t>
      </w:r>
      <w:r w:rsidRPr="006A444D">
        <w:t xml:space="preserve"> ip[64];</w:t>
      </w:r>
    </w:p>
    <w:p w14:paraId="60E5555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u16</w:t>
      </w:r>
      <w:r w:rsidRPr="006A444D">
        <w:t xml:space="preserve"> port;</w:t>
      </w:r>
    </w:p>
    <w:p w14:paraId="59071CAE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sock;</w:t>
      </w:r>
    </w:p>
    <w:p w14:paraId="00E41CA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sockaddr_in</w:t>
      </w:r>
      <w:r w:rsidRPr="006A444D">
        <w:t xml:space="preserve"> addr;</w:t>
      </w:r>
    </w:p>
    <w:p w14:paraId="4A2BD33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PendingMessage</w:t>
      </w:r>
      <w:r w:rsidRPr="006A444D">
        <w:t>* msgs;</w:t>
      </w:r>
    </w:p>
    <w:p w14:paraId="0E51ABD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total;</w:t>
      </w:r>
    </w:p>
    <w:p w14:paraId="6E39F60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total_cnt;</w:t>
      </w:r>
    </w:p>
    <w:p w14:paraId="40A12B3C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rc;</w:t>
      </w:r>
    </w:p>
    <w:p w14:paraId="020486D3" w14:textId="77777777" w:rsidR="006A444D" w:rsidRPr="006A444D" w:rsidRDefault="006A444D" w:rsidP="006A444D">
      <w:pPr>
        <w:pStyle w:val="a6"/>
      </w:pPr>
    </w:p>
    <w:p w14:paraId="02B500F5" w14:textId="77777777" w:rsidR="006A444D" w:rsidRPr="006A444D" w:rsidRDefault="006A444D" w:rsidP="006A444D">
      <w:pPr>
        <w:pStyle w:val="a6"/>
      </w:pPr>
      <w:r w:rsidRPr="006A444D">
        <w:t>    sock = -1;</w:t>
      </w:r>
    </w:p>
    <w:p w14:paraId="74F2623D" w14:textId="77777777" w:rsidR="006A444D" w:rsidRPr="006A444D" w:rsidRDefault="006A444D" w:rsidP="006A444D">
      <w:pPr>
        <w:pStyle w:val="a6"/>
      </w:pPr>
      <w:r w:rsidRPr="006A444D">
        <w:t>    msgs = NULL;</w:t>
      </w:r>
    </w:p>
    <w:p w14:paraId="11AFA795" w14:textId="77777777" w:rsidR="006A444D" w:rsidRPr="006A444D" w:rsidRDefault="006A444D" w:rsidP="006A444D">
      <w:pPr>
        <w:pStyle w:val="a6"/>
      </w:pPr>
      <w:r w:rsidRPr="006A444D">
        <w:t>    total = 0;</w:t>
      </w:r>
    </w:p>
    <w:p w14:paraId="1ABCC0D8" w14:textId="77777777" w:rsidR="006A444D" w:rsidRPr="006A444D" w:rsidRDefault="006A444D" w:rsidP="006A444D">
      <w:pPr>
        <w:pStyle w:val="a6"/>
      </w:pPr>
      <w:r w:rsidRPr="006A444D">
        <w:t>    rc = 1;</w:t>
      </w:r>
    </w:p>
    <w:p w14:paraId="563EDD68" w14:textId="77777777" w:rsidR="006A444D" w:rsidRPr="006A444D" w:rsidRDefault="006A444D" w:rsidP="006A444D">
      <w:pPr>
        <w:pStyle w:val="a6"/>
      </w:pPr>
    </w:p>
    <w:p w14:paraId="44C0CECD" w14:textId="77777777" w:rsidR="006A444D" w:rsidRPr="006A444D" w:rsidRDefault="006A444D" w:rsidP="006A444D">
      <w:pPr>
        <w:pStyle w:val="a6"/>
      </w:pPr>
      <w:r w:rsidRPr="006A444D">
        <w:t>    if (</w:t>
      </w:r>
      <w:r w:rsidRPr="006A444D">
        <w:rPr>
          <w:i/>
          <w:iCs/>
        </w:rPr>
        <w:t>argc</w:t>
      </w:r>
      <w:r w:rsidRPr="006A444D">
        <w:t xml:space="preserve"> != 3)</w:t>
      </w:r>
    </w:p>
    <w:p w14:paraId="33CA5727" w14:textId="77777777" w:rsidR="006A444D" w:rsidRPr="006A444D" w:rsidRDefault="006A444D" w:rsidP="006A444D">
      <w:pPr>
        <w:pStyle w:val="a6"/>
      </w:pPr>
      <w:r w:rsidRPr="006A444D">
        <w:t>    {</w:t>
      </w:r>
    </w:p>
    <w:p w14:paraId="747E5459" w14:textId="77777777" w:rsidR="006A444D" w:rsidRPr="006A444D" w:rsidRDefault="006A444D" w:rsidP="006A444D">
      <w:pPr>
        <w:pStyle w:val="a6"/>
      </w:pPr>
      <w:r w:rsidRPr="006A444D">
        <w:t xml:space="preserve">        printf("Usage: %s xx.xx.xx.xx:pppp file\n", </w:t>
      </w:r>
      <w:r w:rsidRPr="006A444D">
        <w:rPr>
          <w:i/>
          <w:iCs/>
        </w:rPr>
        <w:t>argv</w:t>
      </w:r>
      <w:r w:rsidRPr="006A444D">
        <w:t>[0]);</w:t>
      </w:r>
    </w:p>
    <w:p w14:paraId="2D76CABA" w14:textId="77777777" w:rsidR="006A444D" w:rsidRPr="006A444D" w:rsidRDefault="006A444D" w:rsidP="006A444D">
      <w:pPr>
        <w:pStyle w:val="a6"/>
      </w:pPr>
      <w:r w:rsidRPr="006A444D">
        <w:t>        return 1;</w:t>
      </w:r>
    </w:p>
    <w:p w14:paraId="414C06BB" w14:textId="77777777" w:rsidR="006A444D" w:rsidRPr="006A444D" w:rsidRDefault="006A444D" w:rsidP="006A444D">
      <w:pPr>
        <w:pStyle w:val="a6"/>
      </w:pPr>
      <w:r w:rsidRPr="006A444D">
        <w:t>    }</w:t>
      </w:r>
    </w:p>
    <w:p w14:paraId="1CAB0083" w14:textId="77777777" w:rsidR="006A444D" w:rsidRPr="006A444D" w:rsidRDefault="006A444D" w:rsidP="006A444D">
      <w:pPr>
        <w:pStyle w:val="a6"/>
      </w:pPr>
    </w:p>
    <w:p w14:paraId="673F6D7D" w14:textId="77777777" w:rsidR="006A444D" w:rsidRPr="006A444D" w:rsidRDefault="006A444D" w:rsidP="006A444D">
      <w:pPr>
        <w:pStyle w:val="a6"/>
      </w:pPr>
      <w:r w:rsidRPr="006A444D">
        <w:t xml:space="preserve">    endpoint = </w:t>
      </w:r>
      <w:r w:rsidRPr="006A444D">
        <w:rPr>
          <w:i/>
          <w:iCs/>
        </w:rPr>
        <w:t>argv</w:t>
      </w:r>
      <w:r w:rsidRPr="006A444D">
        <w:t>[1];</w:t>
      </w:r>
    </w:p>
    <w:p w14:paraId="075854B1" w14:textId="77777777" w:rsidR="006A444D" w:rsidRPr="006A444D" w:rsidRDefault="006A444D" w:rsidP="006A444D">
      <w:pPr>
        <w:pStyle w:val="a6"/>
      </w:pPr>
      <w:r w:rsidRPr="006A444D">
        <w:t xml:space="preserve">    file_name = </w:t>
      </w:r>
      <w:r w:rsidRPr="006A444D">
        <w:rPr>
          <w:i/>
          <w:iCs/>
        </w:rPr>
        <w:t>argv</w:t>
      </w:r>
      <w:r w:rsidRPr="006A444D">
        <w:t>[2];</w:t>
      </w:r>
    </w:p>
    <w:p w14:paraId="62B5BC93" w14:textId="77777777" w:rsidR="006A444D" w:rsidRPr="006A444D" w:rsidRDefault="006A444D" w:rsidP="006A444D">
      <w:pPr>
        <w:pStyle w:val="a6"/>
      </w:pPr>
    </w:p>
    <w:p w14:paraId="71104F08" w14:textId="77777777" w:rsidR="006A444D" w:rsidRPr="006A444D" w:rsidRDefault="006A444D" w:rsidP="006A444D">
      <w:pPr>
        <w:pStyle w:val="a6"/>
      </w:pPr>
      <w:r w:rsidRPr="006A444D">
        <w:t>    if (parse_endpoint(endpoint, ip, sizeof(ip), &amp;port) != 0)</w:t>
      </w:r>
    </w:p>
    <w:p w14:paraId="19B4DADF" w14:textId="77777777" w:rsidR="006A444D" w:rsidRPr="006A444D" w:rsidRDefault="006A444D" w:rsidP="006A444D">
      <w:pPr>
        <w:pStyle w:val="a6"/>
      </w:pPr>
      <w:r w:rsidRPr="006A444D">
        <w:t>    {</w:t>
      </w:r>
    </w:p>
    <w:p w14:paraId="4A3D6551" w14:textId="77777777" w:rsidR="006A444D" w:rsidRPr="006A444D" w:rsidRDefault="006A444D" w:rsidP="006A444D">
      <w:pPr>
        <w:pStyle w:val="a6"/>
      </w:pPr>
      <w:r w:rsidRPr="006A444D">
        <w:t>        return 1;</w:t>
      </w:r>
    </w:p>
    <w:p w14:paraId="3064B921" w14:textId="77777777" w:rsidR="006A444D" w:rsidRPr="006A444D" w:rsidRDefault="006A444D" w:rsidP="006A444D">
      <w:pPr>
        <w:pStyle w:val="a6"/>
      </w:pPr>
      <w:r w:rsidRPr="006A444D">
        <w:t>    }</w:t>
      </w:r>
    </w:p>
    <w:p w14:paraId="231F05A0" w14:textId="77777777" w:rsidR="006A444D" w:rsidRPr="006A444D" w:rsidRDefault="006A444D" w:rsidP="006A444D">
      <w:pPr>
        <w:pStyle w:val="a6"/>
      </w:pPr>
    </w:p>
    <w:p w14:paraId="78278E68" w14:textId="77777777" w:rsidR="006A444D" w:rsidRPr="006A444D" w:rsidRDefault="006A444D" w:rsidP="006A444D">
      <w:pPr>
        <w:pStyle w:val="a6"/>
      </w:pPr>
      <w:r w:rsidRPr="006A444D">
        <w:t>    if (load_messages_from_file(file_name, &amp;msgs, &amp;total) != 0)</w:t>
      </w:r>
    </w:p>
    <w:p w14:paraId="208F3055" w14:textId="77777777" w:rsidR="006A444D" w:rsidRPr="006A444D" w:rsidRDefault="006A444D" w:rsidP="006A444D">
      <w:pPr>
        <w:pStyle w:val="a6"/>
      </w:pPr>
      <w:r w:rsidRPr="006A444D">
        <w:t>    {</w:t>
      </w:r>
    </w:p>
    <w:p w14:paraId="303DECCB" w14:textId="77777777" w:rsidR="006A444D" w:rsidRPr="006A444D" w:rsidRDefault="006A444D" w:rsidP="006A444D">
      <w:pPr>
        <w:pStyle w:val="a6"/>
      </w:pPr>
      <w:r w:rsidRPr="006A444D">
        <w:t>        goto cleanup;</w:t>
      </w:r>
    </w:p>
    <w:p w14:paraId="52B1FF43" w14:textId="77777777" w:rsidR="006A444D" w:rsidRPr="006A444D" w:rsidRDefault="006A444D" w:rsidP="006A444D">
      <w:pPr>
        <w:pStyle w:val="a6"/>
      </w:pPr>
      <w:r w:rsidRPr="006A444D">
        <w:lastRenderedPageBreak/>
        <w:t>    }</w:t>
      </w:r>
    </w:p>
    <w:p w14:paraId="119A8D2D" w14:textId="77777777" w:rsidR="006A444D" w:rsidRPr="006A444D" w:rsidRDefault="006A444D" w:rsidP="006A444D">
      <w:pPr>
        <w:pStyle w:val="a6"/>
      </w:pPr>
    </w:p>
    <w:p w14:paraId="7126B709" w14:textId="77777777" w:rsidR="006A444D" w:rsidRPr="006A444D" w:rsidRDefault="006A444D" w:rsidP="006A444D">
      <w:pPr>
        <w:pStyle w:val="a6"/>
      </w:pPr>
      <w:r w:rsidRPr="006A444D">
        <w:t>    if (total == 0)</w:t>
      </w:r>
    </w:p>
    <w:p w14:paraId="7548BD3E" w14:textId="77777777" w:rsidR="006A444D" w:rsidRPr="006A444D" w:rsidRDefault="006A444D" w:rsidP="006A444D">
      <w:pPr>
        <w:pStyle w:val="a6"/>
      </w:pPr>
      <w:r w:rsidRPr="006A444D">
        <w:t>    {</w:t>
      </w:r>
    </w:p>
    <w:p w14:paraId="0290DFCD" w14:textId="77777777" w:rsidR="006A444D" w:rsidRPr="006A444D" w:rsidRDefault="006A444D" w:rsidP="006A444D">
      <w:pPr>
        <w:pStyle w:val="a6"/>
      </w:pPr>
      <w:r w:rsidRPr="006A444D">
        <w:t>        rc = 0;</w:t>
      </w:r>
    </w:p>
    <w:p w14:paraId="0AE65AB9" w14:textId="77777777" w:rsidR="006A444D" w:rsidRPr="006A444D" w:rsidRDefault="006A444D" w:rsidP="006A444D">
      <w:pPr>
        <w:pStyle w:val="a6"/>
      </w:pPr>
      <w:r w:rsidRPr="006A444D">
        <w:t>        goto cleanup;</w:t>
      </w:r>
    </w:p>
    <w:p w14:paraId="423314DF" w14:textId="77777777" w:rsidR="006A444D" w:rsidRPr="006A444D" w:rsidRDefault="006A444D" w:rsidP="006A444D">
      <w:pPr>
        <w:pStyle w:val="a6"/>
      </w:pPr>
      <w:r w:rsidRPr="006A444D">
        <w:t>    }</w:t>
      </w:r>
    </w:p>
    <w:p w14:paraId="3CB4792F" w14:textId="77777777" w:rsidR="006A444D" w:rsidRPr="006A444D" w:rsidRDefault="006A444D" w:rsidP="006A444D">
      <w:pPr>
        <w:pStyle w:val="a6"/>
      </w:pPr>
    </w:p>
    <w:p w14:paraId="7299C3E2" w14:textId="77777777" w:rsidR="006A444D" w:rsidRPr="006A444D" w:rsidRDefault="006A444D" w:rsidP="006A444D">
      <w:pPr>
        <w:pStyle w:val="a6"/>
      </w:pPr>
      <w:r w:rsidRPr="006A444D">
        <w:t>    total_cnt = total;</w:t>
      </w:r>
    </w:p>
    <w:p w14:paraId="0FFC9DB4" w14:textId="77777777" w:rsidR="006A444D" w:rsidRPr="006A444D" w:rsidRDefault="006A444D" w:rsidP="006A444D">
      <w:pPr>
        <w:pStyle w:val="a6"/>
      </w:pPr>
    </w:p>
    <w:p w14:paraId="693ACBBE" w14:textId="77777777" w:rsidR="006A444D" w:rsidRPr="006A444D" w:rsidRDefault="006A444D" w:rsidP="006A444D">
      <w:pPr>
        <w:pStyle w:val="a6"/>
      </w:pPr>
      <w:r w:rsidRPr="006A444D">
        <w:t>    sock = socket(AF_INET, SOCK_DGRAM, 0);</w:t>
      </w:r>
    </w:p>
    <w:p w14:paraId="0FA7318F" w14:textId="77777777" w:rsidR="006A444D" w:rsidRPr="006A444D" w:rsidRDefault="006A444D" w:rsidP="006A444D">
      <w:pPr>
        <w:pStyle w:val="a6"/>
      </w:pPr>
      <w:r w:rsidRPr="006A444D">
        <w:t>    if (sock &lt; 0)</w:t>
      </w:r>
    </w:p>
    <w:p w14:paraId="1C250641" w14:textId="77777777" w:rsidR="006A444D" w:rsidRPr="006A444D" w:rsidRDefault="006A444D" w:rsidP="006A444D">
      <w:pPr>
        <w:pStyle w:val="a6"/>
      </w:pPr>
      <w:r w:rsidRPr="006A444D">
        <w:t>    {</w:t>
      </w:r>
    </w:p>
    <w:p w14:paraId="536DB425" w14:textId="77777777" w:rsidR="006A444D" w:rsidRPr="006A444D" w:rsidRDefault="006A444D" w:rsidP="006A444D">
      <w:pPr>
        <w:pStyle w:val="a6"/>
      </w:pPr>
      <w:r w:rsidRPr="006A444D">
        <w:t>        goto cleanup;</w:t>
      </w:r>
    </w:p>
    <w:p w14:paraId="32A4C2B0" w14:textId="77777777" w:rsidR="006A444D" w:rsidRPr="006A444D" w:rsidRDefault="006A444D" w:rsidP="006A444D">
      <w:pPr>
        <w:pStyle w:val="a6"/>
      </w:pPr>
      <w:r w:rsidRPr="006A444D">
        <w:t>    }</w:t>
      </w:r>
    </w:p>
    <w:p w14:paraId="75CDAC35" w14:textId="77777777" w:rsidR="006A444D" w:rsidRPr="006A444D" w:rsidRDefault="006A444D" w:rsidP="006A444D">
      <w:pPr>
        <w:pStyle w:val="a6"/>
      </w:pPr>
    </w:p>
    <w:p w14:paraId="6E545806" w14:textId="77777777" w:rsidR="006A444D" w:rsidRPr="006A444D" w:rsidRDefault="006A444D" w:rsidP="006A444D">
      <w:pPr>
        <w:pStyle w:val="a6"/>
      </w:pPr>
      <w:r w:rsidRPr="006A444D">
        <w:t>    memset(&amp;addr, 0, sizeof(addr));</w:t>
      </w:r>
    </w:p>
    <w:p w14:paraId="34C1D83D" w14:textId="77777777" w:rsidR="006A444D" w:rsidRPr="006A444D" w:rsidRDefault="006A444D" w:rsidP="006A444D">
      <w:pPr>
        <w:pStyle w:val="a6"/>
      </w:pPr>
      <w:r w:rsidRPr="006A444D">
        <w:t>    addr.sin_family = AF_INET;</w:t>
      </w:r>
    </w:p>
    <w:p w14:paraId="0B9171F5" w14:textId="77777777" w:rsidR="006A444D" w:rsidRPr="006A444D" w:rsidRDefault="006A444D" w:rsidP="006A444D">
      <w:pPr>
        <w:pStyle w:val="a6"/>
      </w:pPr>
      <w:r w:rsidRPr="006A444D">
        <w:t>    addr.sin_port = htons(port);</w:t>
      </w:r>
    </w:p>
    <w:p w14:paraId="65CD76A7" w14:textId="77777777" w:rsidR="006A444D" w:rsidRPr="006A444D" w:rsidRDefault="006A444D" w:rsidP="006A444D">
      <w:pPr>
        <w:pStyle w:val="a6"/>
      </w:pPr>
    </w:p>
    <w:p w14:paraId="164DDCC8" w14:textId="77777777" w:rsidR="006A444D" w:rsidRPr="006A444D" w:rsidRDefault="006A444D" w:rsidP="006A444D">
      <w:pPr>
        <w:pStyle w:val="a6"/>
      </w:pPr>
      <w:r w:rsidRPr="006A444D">
        <w:t>    if (inet_pton(AF_INET, ip, &amp;addr.sin_addr) != 1)</w:t>
      </w:r>
    </w:p>
    <w:p w14:paraId="441B9EA7" w14:textId="77777777" w:rsidR="006A444D" w:rsidRPr="006A444D" w:rsidRDefault="006A444D" w:rsidP="006A444D">
      <w:pPr>
        <w:pStyle w:val="a6"/>
      </w:pPr>
      <w:r w:rsidRPr="006A444D">
        <w:t>    {</w:t>
      </w:r>
    </w:p>
    <w:p w14:paraId="72A236C5" w14:textId="77777777" w:rsidR="006A444D" w:rsidRPr="006A444D" w:rsidRDefault="006A444D" w:rsidP="006A444D">
      <w:pPr>
        <w:pStyle w:val="a6"/>
      </w:pPr>
      <w:r w:rsidRPr="006A444D">
        <w:t>        goto cleanup;</w:t>
      </w:r>
    </w:p>
    <w:p w14:paraId="541C160E" w14:textId="77777777" w:rsidR="006A444D" w:rsidRPr="006A444D" w:rsidRDefault="006A444D" w:rsidP="006A444D">
      <w:pPr>
        <w:pStyle w:val="a6"/>
      </w:pPr>
      <w:r w:rsidRPr="006A444D">
        <w:t>    }</w:t>
      </w:r>
    </w:p>
    <w:p w14:paraId="548705E7" w14:textId="77777777" w:rsidR="006A444D" w:rsidRPr="006A444D" w:rsidRDefault="006A444D" w:rsidP="006A444D">
      <w:pPr>
        <w:pStyle w:val="a6"/>
      </w:pPr>
    </w:p>
    <w:p w14:paraId="5AFA618F" w14:textId="77777777" w:rsidR="006A444D" w:rsidRPr="006A444D" w:rsidRDefault="006A444D" w:rsidP="006A444D">
      <w:pPr>
        <w:pStyle w:val="a6"/>
      </w:pPr>
      <w:r w:rsidRPr="006A444D">
        <w:t>    for (;;)</w:t>
      </w:r>
    </w:p>
    <w:p w14:paraId="527D8157" w14:textId="77777777" w:rsidR="006A444D" w:rsidRPr="006A444D" w:rsidRDefault="006A444D" w:rsidP="006A444D">
      <w:pPr>
        <w:pStyle w:val="a6"/>
      </w:pPr>
      <w:r w:rsidRPr="006A444D">
        <w:t>    {</w:t>
      </w:r>
    </w:p>
    <w:p w14:paraId="33D7D101" w14:textId="77777777" w:rsidR="006A444D" w:rsidRPr="006A444D" w:rsidRDefault="006A444D" w:rsidP="006A444D">
      <w:pPr>
        <w:pStyle w:val="a6"/>
      </w:pPr>
      <w:r w:rsidRPr="006A444D">
        <w:t xml:space="preserve">        </w:t>
      </w:r>
      <w:r w:rsidRPr="006A444D">
        <w:rPr>
          <w:i/>
          <w:iCs/>
        </w:rPr>
        <w:t>int</w:t>
      </w:r>
      <w:r w:rsidRPr="006A444D">
        <w:t xml:space="preserve"> cur_cnt;</w:t>
      </w:r>
    </w:p>
    <w:p w14:paraId="7979EA80" w14:textId="77777777" w:rsidR="006A444D" w:rsidRPr="006A444D" w:rsidRDefault="006A444D" w:rsidP="006A444D">
      <w:pPr>
        <w:pStyle w:val="a6"/>
      </w:pPr>
    </w:p>
    <w:p w14:paraId="55263A38" w14:textId="77777777" w:rsidR="006A444D" w:rsidRPr="006A444D" w:rsidRDefault="006A444D" w:rsidP="006A444D">
      <w:pPr>
        <w:pStyle w:val="a6"/>
      </w:pPr>
      <w:r w:rsidRPr="006A444D">
        <w:t>        cur_cnt = queue_count(msgs, total);</w:t>
      </w:r>
    </w:p>
    <w:p w14:paraId="36944ACA" w14:textId="77777777" w:rsidR="006A444D" w:rsidRPr="006A444D" w:rsidRDefault="006A444D" w:rsidP="006A444D">
      <w:pPr>
        <w:pStyle w:val="a6"/>
      </w:pPr>
      <w:r w:rsidRPr="006A444D">
        <w:t>        if (total_cnt - cur_cnt &gt;= 20 || cur_cnt == 0)</w:t>
      </w:r>
    </w:p>
    <w:p w14:paraId="7205F60E" w14:textId="77777777" w:rsidR="006A444D" w:rsidRPr="006A444D" w:rsidRDefault="006A444D" w:rsidP="006A444D">
      <w:pPr>
        <w:pStyle w:val="a6"/>
      </w:pPr>
      <w:r w:rsidRPr="006A444D">
        <w:t>        {</w:t>
      </w:r>
    </w:p>
    <w:p w14:paraId="69BD6CA5" w14:textId="77777777" w:rsidR="006A444D" w:rsidRPr="006A444D" w:rsidRDefault="006A444D" w:rsidP="006A444D">
      <w:pPr>
        <w:pStyle w:val="a6"/>
      </w:pPr>
      <w:r w:rsidRPr="006A444D">
        <w:t>            break;</w:t>
      </w:r>
    </w:p>
    <w:p w14:paraId="22FDF5FF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03D2FB60" w14:textId="77777777" w:rsidR="006A444D" w:rsidRPr="006A444D" w:rsidRDefault="006A444D" w:rsidP="006A444D">
      <w:pPr>
        <w:pStyle w:val="a6"/>
      </w:pPr>
    </w:p>
    <w:p w14:paraId="50024D2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t xml:space="preserve">        if (send_next_ten(sock, &amp;addr, msgs, total) != </w:t>
      </w:r>
      <w:r w:rsidRPr="006A444D">
        <w:rPr>
          <w:lang w:val="ru-RU"/>
        </w:rPr>
        <w:t>0)</w:t>
      </w:r>
    </w:p>
    <w:p w14:paraId="035651EC" w14:textId="77777777" w:rsidR="006A444D" w:rsidRPr="006A444D" w:rsidRDefault="006A444D" w:rsidP="006A444D">
      <w:pPr>
        <w:pStyle w:val="a6"/>
      </w:pPr>
      <w:r w:rsidRPr="006A444D">
        <w:rPr>
          <w:lang w:val="ru-RU"/>
        </w:rPr>
        <w:lastRenderedPageBreak/>
        <w:t xml:space="preserve">        </w:t>
      </w:r>
      <w:r w:rsidRPr="006A444D">
        <w:t>{</w:t>
      </w:r>
    </w:p>
    <w:p w14:paraId="2191772B" w14:textId="77777777" w:rsidR="006A444D" w:rsidRPr="006A444D" w:rsidRDefault="006A444D" w:rsidP="006A444D">
      <w:pPr>
        <w:pStyle w:val="a6"/>
      </w:pPr>
      <w:r w:rsidRPr="006A444D">
        <w:t>            goto cleanup;</w:t>
      </w:r>
    </w:p>
    <w:p w14:paraId="64957B72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55ADA18D" w14:textId="77777777" w:rsidR="006A444D" w:rsidRPr="006A444D" w:rsidRDefault="006A444D" w:rsidP="006A444D">
      <w:pPr>
        <w:pStyle w:val="a6"/>
      </w:pPr>
    </w:p>
    <w:p w14:paraId="011B6F9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t xml:space="preserve">        if (drain_acks(sock, msgs, total) != </w:t>
      </w:r>
      <w:r w:rsidRPr="006A444D">
        <w:rPr>
          <w:lang w:val="ru-RU"/>
        </w:rPr>
        <w:t>0)</w:t>
      </w:r>
    </w:p>
    <w:p w14:paraId="1494FE1A" w14:textId="77777777" w:rsidR="006A444D" w:rsidRPr="006A444D" w:rsidRDefault="006A444D" w:rsidP="006A444D">
      <w:pPr>
        <w:pStyle w:val="a6"/>
      </w:pPr>
      <w:r w:rsidRPr="006A444D">
        <w:rPr>
          <w:lang w:val="ru-RU"/>
        </w:rPr>
        <w:t xml:space="preserve">        </w:t>
      </w:r>
      <w:r w:rsidRPr="006A444D">
        <w:t>{</w:t>
      </w:r>
    </w:p>
    <w:p w14:paraId="32E4E3CB" w14:textId="77777777" w:rsidR="006A444D" w:rsidRPr="006A444D" w:rsidRDefault="006A444D" w:rsidP="006A444D">
      <w:pPr>
        <w:pStyle w:val="a6"/>
      </w:pPr>
      <w:r w:rsidRPr="006A444D">
        <w:t>            goto cleanup;</w:t>
      </w:r>
    </w:p>
    <w:p w14:paraId="1203B881" w14:textId="77777777" w:rsidR="006A444D" w:rsidRPr="006A444D" w:rsidRDefault="006A444D" w:rsidP="006A444D">
      <w:pPr>
        <w:pStyle w:val="a6"/>
      </w:pPr>
      <w:r w:rsidRPr="006A444D">
        <w:t>        }</w:t>
      </w:r>
    </w:p>
    <w:p w14:paraId="33C9EF37" w14:textId="77777777" w:rsidR="006A444D" w:rsidRPr="006A444D" w:rsidRDefault="006A444D" w:rsidP="006A444D">
      <w:pPr>
        <w:pStyle w:val="a6"/>
      </w:pPr>
      <w:r w:rsidRPr="006A444D">
        <w:t>    }</w:t>
      </w:r>
    </w:p>
    <w:p w14:paraId="64EAD19B" w14:textId="77777777" w:rsidR="006A444D" w:rsidRPr="006A444D" w:rsidRDefault="006A444D" w:rsidP="006A444D">
      <w:pPr>
        <w:pStyle w:val="a6"/>
      </w:pPr>
    </w:p>
    <w:p w14:paraId="1F78077B" w14:textId="77777777" w:rsidR="006A444D" w:rsidRPr="006A444D" w:rsidRDefault="006A444D" w:rsidP="006A444D">
      <w:pPr>
        <w:pStyle w:val="a6"/>
      </w:pPr>
      <w:r w:rsidRPr="006A444D">
        <w:t>    printf("%d message(s) reached the server.\n", total_cnt - queue_count(msgs, total));</w:t>
      </w:r>
    </w:p>
    <w:p w14:paraId="5AC3C582" w14:textId="77777777" w:rsidR="006A444D" w:rsidRPr="006A444D" w:rsidRDefault="006A444D" w:rsidP="006A444D">
      <w:pPr>
        <w:pStyle w:val="a6"/>
      </w:pPr>
      <w:r w:rsidRPr="006A444D">
        <w:t>    rc = 0;</w:t>
      </w:r>
    </w:p>
    <w:p w14:paraId="237D058A" w14:textId="77777777" w:rsidR="006A444D" w:rsidRPr="006A444D" w:rsidRDefault="006A444D" w:rsidP="006A444D">
      <w:pPr>
        <w:pStyle w:val="a6"/>
      </w:pPr>
    </w:p>
    <w:p w14:paraId="0E4A3589" w14:textId="77777777" w:rsidR="006A444D" w:rsidRPr="006A444D" w:rsidRDefault="006A444D" w:rsidP="006A444D">
      <w:pPr>
        <w:pStyle w:val="a6"/>
      </w:pPr>
      <w:r w:rsidRPr="006A444D">
        <w:t>cleanup:</w:t>
      </w:r>
    </w:p>
    <w:p w14:paraId="4FF4774D" w14:textId="77777777" w:rsidR="006A444D" w:rsidRPr="006A444D" w:rsidRDefault="006A444D" w:rsidP="006A444D">
      <w:pPr>
        <w:pStyle w:val="a6"/>
      </w:pPr>
      <w:r w:rsidRPr="006A444D">
        <w:t>    if (sock &gt;= 0)</w:t>
      </w:r>
    </w:p>
    <w:p w14:paraId="70919717" w14:textId="77777777" w:rsidR="006A444D" w:rsidRPr="006A444D" w:rsidRDefault="006A444D" w:rsidP="006A444D">
      <w:pPr>
        <w:pStyle w:val="a6"/>
      </w:pPr>
      <w:r w:rsidRPr="006A444D">
        <w:t>    {</w:t>
      </w:r>
    </w:p>
    <w:p w14:paraId="1C5E508F" w14:textId="77777777" w:rsidR="006A444D" w:rsidRPr="006A444D" w:rsidRDefault="006A444D" w:rsidP="006A444D">
      <w:pPr>
        <w:pStyle w:val="a6"/>
      </w:pPr>
      <w:r w:rsidRPr="006A444D">
        <w:t>        close(sock);</w:t>
      </w:r>
    </w:p>
    <w:p w14:paraId="69453385" w14:textId="77777777" w:rsidR="006A444D" w:rsidRPr="006A444D" w:rsidRDefault="006A444D" w:rsidP="006A444D">
      <w:pPr>
        <w:pStyle w:val="a6"/>
      </w:pPr>
      <w:r w:rsidRPr="006A444D">
        <w:t>    }</w:t>
      </w:r>
    </w:p>
    <w:p w14:paraId="1ED670A7" w14:textId="77777777" w:rsidR="006A444D" w:rsidRPr="006A444D" w:rsidRDefault="006A444D" w:rsidP="006A444D">
      <w:pPr>
        <w:pStyle w:val="a6"/>
      </w:pPr>
    </w:p>
    <w:p w14:paraId="23AC6965" w14:textId="77777777" w:rsidR="006A444D" w:rsidRPr="006A444D" w:rsidRDefault="006A444D" w:rsidP="006A444D">
      <w:pPr>
        <w:pStyle w:val="a6"/>
      </w:pPr>
      <w:r w:rsidRPr="006A444D">
        <w:t>    free_messages(msgs, total);</w:t>
      </w:r>
    </w:p>
    <w:p w14:paraId="28542069" w14:textId="77777777" w:rsidR="006A444D" w:rsidRPr="006A444D" w:rsidRDefault="006A444D" w:rsidP="006A444D">
      <w:pPr>
        <w:pStyle w:val="a6"/>
      </w:pPr>
      <w:r w:rsidRPr="006A444D">
        <w:t>    return rc;</w:t>
      </w:r>
    </w:p>
    <w:p w14:paraId="3E6C120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49607FEA" w14:textId="77777777" w:rsidR="006A444D" w:rsidRDefault="006A444D" w:rsidP="006A444D">
      <w:pPr>
        <w:ind w:firstLine="0"/>
        <w:rPr>
          <w:lang w:val="en-US"/>
        </w:rPr>
      </w:pPr>
    </w:p>
    <w:p w14:paraId="343F8AD9" w14:textId="4F0D4CBD" w:rsidR="006A444D" w:rsidRDefault="006A444D" w:rsidP="006A444D">
      <w:pPr>
        <w:ind w:firstLine="0"/>
        <w:rPr>
          <w:lang w:val="en-US"/>
        </w:rPr>
      </w:pPr>
      <w:r>
        <w:rPr>
          <w:lang w:val="en-US"/>
        </w:rPr>
        <w:t>udpserver.cpp:</w:t>
      </w:r>
    </w:p>
    <w:p w14:paraId="2A665C7A" w14:textId="77777777" w:rsidR="006A444D" w:rsidRDefault="006A444D" w:rsidP="006A444D">
      <w:pPr>
        <w:ind w:firstLine="0"/>
        <w:rPr>
          <w:lang w:val="en-US"/>
        </w:rPr>
      </w:pPr>
    </w:p>
    <w:p w14:paraId="4C1C3701" w14:textId="77777777" w:rsidR="006A444D" w:rsidRPr="006A444D" w:rsidRDefault="006A444D" w:rsidP="006A444D">
      <w:pPr>
        <w:pStyle w:val="a6"/>
      </w:pPr>
      <w:r w:rsidRPr="006A444D">
        <w:t>#define _CRT_SECURE_NO_WARNINGS</w:t>
      </w:r>
    </w:p>
    <w:p w14:paraId="7176FCA0" w14:textId="77777777" w:rsidR="006A444D" w:rsidRPr="006A444D" w:rsidRDefault="006A444D" w:rsidP="006A444D">
      <w:pPr>
        <w:pStyle w:val="a6"/>
      </w:pPr>
      <w:r w:rsidRPr="006A444D">
        <w:t>#define WIN32_LEAN_AND_MEAN</w:t>
      </w:r>
    </w:p>
    <w:p w14:paraId="7CC6691A" w14:textId="77777777" w:rsidR="006A444D" w:rsidRPr="006A444D" w:rsidRDefault="006A444D" w:rsidP="006A444D">
      <w:pPr>
        <w:pStyle w:val="a6"/>
      </w:pPr>
      <w:r w:rsidRPr="006A444D">
        <w:t>#define _WINSOCK_DEPRECATED_NO_WARNINGS</w:t>
      </w:r>
    </w:p>
    <w:p w14:paraId="62BB08B3" w14:textId="77777777" w:rsidR="006A444D" w:rsidRPr="006A444D" w:rsidRDefault="006A444D" w:rsidP="006A444D">
      <w:pPr>
        <w:pStyle w:val="a6"/>
      </w:pPr>
    </w:p>
    <w:p w14:paraId="3C49976A" w14:textId="77777777" w:rsidR="006A444D" w:rsidRPr="006A444D" w:rsidRDefault="006A444D" w:rsidP="006A444D">
      <w:pPr>
        <w:pStyle w:val="a6"/>
      </w:pPr>
      <w:r w:rsidRPr="006A444D">
        <w:t>#include &lt;windows.h&gt;</w:t>
      </w:r>
    </w:p>
    <w:p w14:paraId="6E4295EC" w14:textId="77777777" w:rsidR="006A444D" w:rsidRPr="006A444D" w:rsidRDefault="006A444D" w:rsidP="006A444D">
      <w:pPr>
        <w:pStyle w:val="a6"/>
      </w:pPr>
      <w:r w:rsidRPr="006A444D">
        <w:t>#include &lt;winsock2.h&gt;</w:t>
      </w:r>
    </w:p>
    <w:p w14:paraId="0B7E6577" w14:textId="77777777" w:rsidR="006A444D" w:rsidRPr="006A444D" w:rsidRDefault="006A444D" w:rsidP="006A444D">
      <w:pPr>
        <w:pStyle w:val="a6"/>
      </w:pPr>
      <w:r w:rsidRPr="006A444D">
        <w:t>#include &lt;ws2tcpip.h&gt;</w:t>
      </w:r>
    </w:p>
    <w:p w14:paraId="0B073AE9" w14:textId="77777777" w:rsidR="006A444D" w:rsidRPr="006A444D" w:rsidRDefault="006A444D" w:rsidP="006A444D">
      <w:pPr>
        <w:pStyle w:val="a6"/>
      </w:pPr>
    </w:p>
    <w:p w14:paraId="2F6BA45C" w14:textId="77777777" w:rsidR="006A444D" w:rsidRPr="006A444D" w:rsidRDefault="006A444D" w:rsidP="006A444D">
      <w:pPr>
        <w:pStyle w:val="a6"/>
      </w:pPr>
      <w:r w:rsidRPr="006A444D">
        <w:t>#include &lt;stdint.h&gt;</w:t>
      </w:r>
    </w:p>
    <w:p w14:paraId="4F8D1B3D" w14:textId="77777777" w:rsidR="006A444D" w:rsidRPr="006A444D" w:rsidRDefault="006A444D" w:rsidP="006A444D">
      <w:pPr>
        <w:pStyle w:val="a6"/>
      </w:pPr>
      <w:r w:rsidRPr="006A444D">
        <w:lastRenderedPageBreak/>
        <w:t>#include &lt;stdio.h&gt;</w:t>
      </w:r>
    </w:p>
    <w:p w14:paraId="735AC760" w14:textId="77777777" w:rsidR="006A444D" w:rsidRPr="006A444D" w:rsidRDefault="006A444D" w:rsidP="006A444D">
      <w:pPr>
        <w:pStyle w:val="a6"/>
      </w:pPr>
      <w:r w:rsidRPr="006A444D">
        <w:t>#include &lt;stdlib.h&gt;</w:t>
      </w:r>
    </w:p>
    <w:p w14:paraId="7C9FB45E" w14:textId="77777777" w:rsidR="006A444D" w:rsidRPr="006A444D" w:rsidRDefault="006A444D" w:rsidP="006A444D">
      <w:pPr>
        <w:pStyle w:val="a6"/>
      </w:pPr>
      <w:r w:rsidRPr="006A444D">
        <w:t>#include &lt;string.h&gt;</w:t>
      </w:r>
    </w:p>
    <w:p w14:paraId="15D77C27" w14:textId="77777777" w:rsidR="006A444D" w:rsidRPr="006A444D" w:rsidRDefault="006A444D" w:rsidP="006A444D">
      <w:pPr>
        <w:pStyle w:val="a6"/>
      </w:pPr>
      <w:r w:rsidRPr="006A444D">
        <w:t>#include &lt;time.h&gt;</w:t>
      </w:r>
    </w:p>
    <w:p w14:paraId="06C29D58" w14:textId="77777777" w:rsidR="006A444D" w:rsidRPr="006A444D" w:rsidRDefault="006A444D" w:rsidP="006A444D">
      <w:pPr>
        <w:pStyle w:val="a6"/>
      </w:pPr>
    </w:p>
    <w:p w14:paraId="731ADCC8" w14:textId="77777777" w:rsidR="006A444D" w:rsidRPr="006A444D" w:rsidRDefault="006A444D" w:rsidP="006A444D">
      <w:pPr>
        <w:pStyle w:val="a6"/>
      </w:pPr>
      <w:r w:rsidRPr="006A444D">
        <w:t>#include &lt;string&gt;</w:t>
      </w:r>
    </w:p>
    <w:p w14:paraId="6894DE1D" w14:textId="77777777" w:rsidR="006A444D" w:rsidRPr="006A444D" w:rsidRDefault="006A444D" w:rsidP="006A444D">
      <w:pPr>
        <w:pStyle w:val="a6"/>
      </w:pPr>
      <w:r w:rsidRPr="006A444D">
        <w:t>#include &lt;map&gt;</w:t>
      </w:r>
    </w:p>
    <w:p w14:paraId="3219E94F" w14:textId="77777777" w:rsidR="006A444D" w:rsidRPr="006A444D" w:rsidRDefault="006A444D" w:rsidP="006A444D">
      <w:pPr>
        <w:pStyle w:val="a6"/>
      </w:pPr>
      <w:r w:rsidRPr="006A444D">
        <w:t>#include &lt;set&gt;</w:t>
      </w:r>
    </w:p>
    <w:p w14:paraId="27184F52" w14:textId="77777777" w:rsidR="006A444D" w:rsidRPr="006A444D" w:rsidRDefault="006A444D" w:rsidP="006A444D">
      <w:pPr>
        <w:pStyle w:val="a6"/>
      </w:pPr>
      <w:r w:rsidRPr="006A444D">
        <w:t>#include &lt;vector&gt;</w:t>
      </w:r>
    </w:p>
    <w:p w14:paraId="6AA7CB89" w14:textId="77777777" w:rsidR="006A444D" w:rsidRPr="006A444D" w:rsidRDefault="006A444D" w:rsidP="006A444D">
      <w:pPr>
        <w:pStyle w:val="a6"/>
      </w:pPr>
      <w:r w:rsidRPr="006A444D">
        <w:t xml:space="preserve">using </w:t>
      </w:r>
      <w:r w:rsidRPr="006A444D">
        <w:rPr>
          <w:i/>
          <w:iCs/>
        </w:rPr>
        <w:t>namespace</w:t>
      </w:r>
      <w:r w:rsidRPr="006A444D">
        <w:t xml:space="preserve"> </w:t>
      </w:r>
      <w:r w:rsidRPr="006A444D">
        <w:rPr>
          <w:u w:val="single"/>
        </w:rPr>
        <w:t>std</w:t>
      </w:r>
      <w:r w:rsidRPr="006A444D">
        <w:t>;</w:t>
      </w:r>
    </w:p>
    <w:p w14:paraId="4238434D" w14:textId="77777777" w:rsidR="006A444D" w:rsidRPr="006A444D" w:rsidRDefault="006A444D" w:rsidP="006A444D">
      <w:pPr>
        <w:pStyle w:val="a6"/>
      </w:pPr>
      <w:r w:rsidRPr="006A444D">
        <w:t>#pragma comment(lib, "ws2_32.lib")</w:t>
      </w:r>
    </w:p>
    <w:p w14:paraId="037AB678" w14:textId="77777777" w:rsidR="006A444D" w:rsidRPr="006A444D" w:rsidRDefault="006A444D" w:rsidP="006A444D">
      <w:pPr>
        <w:pStyle w:val="a6"/>
      </w:pPr>
    </w:p>
    <w:p w14:paraId="15B6D6BD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uint32_t</w:t>
      </w:r>
      <w:r w:rsidRPr="006A444D">
        <w:t xml:space="preserve"> </w:t>
      </w:r>
      <w:r w:rsidRPr="006A444D">
        <w:rPr>
          <w:u w:val="single"/>
        </w:rPr>
        <w:t>u32</w:t>
      </w:r>
      <w:r w:rsidRPr="006A444D">
        <w:t>;</w:t>
      </w:r>
    </w:p>
    <w:p w14:paraId="2258CC88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uint16_t</w:t>
      </w:r>
      <w:r w:rsidRPr="006A444D">
        <w:t xml:space="preserve"> </w:t>
      </w:r>
      <w:r w:rsidRPr="006A444D">
        <w:rPr>
          <w:u w:val="single"/>
        </w:rPr>
        <w:t>u16</w:t>
      </w:r>
      <w:r w:rsidRPr="006A444D">
        <w:t>;</w:t>
      </w:r>
    </w:p>
    <w:p w14:paraId="43AB35E7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uint8_t</w:t>
      </w:r>
      <w:r w:rsidRPr="006A444D">
        <w:t xml:space="preserve">  </w:t>
      </w:r>
      <w:r w:rsidRPr="006A444D">
        <w:rPr>
          <w:u w:val="single"/>
        </w:rPr>
        <w:t>u8</w:t>
      </w:r>
      <w:r w:rsidRPr="006A444D">
        <w:t>;</w:t>
      </w:r>
    </w:p>
    <w:p w14:paraId="1A3FB71C" w14:textId="77777777" w:rsidR="006A444D" w:rsidRPr="006A444D" w:rsidRDefault="006A444D" w:rsidP="006A444D">
      <w:pPr>
        <w:pStyle w:val="a6"/>
      </w:pPr>
      <w:r w:rsidRPr="006A444D">
        <w:t xml:space="preserve">typedef </w:t>
      </w:r>
      <w:r w:rsidRPr="006A444D">
        <w:rPr>
          <w:u w:val="single"/>
        </w:rPr>
        <w:t>int32_t</w:t>
      </w:r>
      <w:r w:rsidRPr="006A444D">
        <w:t xml:space="preserve">  </w:t>
      </w:r>
      <w:r w:rsidRPr="006A444D">
        <w:rPr>
          <w:u w:val="single"/>
        </w:rPr>
        <w:t>s32</w:t>
      </w:r>
      <w:r w:rsidRPr="006A444D">
        <w:t>;</w:t>
      </w:r>
    </w:p>
    <w:p w14:paraId="19607EFF" w14:textId="77777777" w:rsidR="006A444D" w:rsidRPr="006A444D" w:rsidRDefault="006A444D" w:rsidP="006A444D">
      <w:pPr>
        <w:pStyle w:val="a6"/>
      </w:pPr>
    </w:p>
    <w:p w14:paraId="25F4BD9A" w14:textId="77777777" w:rsidR="006A444D" w:rsidRPr="006A444D" w:rsidRDefault="006A444D" w:rsidP="006A444D">
      <w:pPr>
        <w:pStyle w:val="a6"/>
      </w:pPr>
      <w:r w:rsidRPr="006A444D">
        <w:t>#define FILE_LOGGER "msg.txt"</w:t>
      </w:r>
    </w:p>
    <w:p w14:paraId="391A82EE" w14:textId="77777777" w:rsidR="006A444D" w:rsidRPr="006A444D" w:rsidRDefault="006A444D" w:rsidP="006A444D">
      <w:pPr>
        <w:pStyle w:val="a6"/>
      </w:pPr>
      <w:r w:rsidRPr="006A444D">
        <w:t>#define CLIENT_TTL_SEC 30</w:t>
      </w:r>
    </w:p>
    <w:p w14:paraId="491DB0F6" w14:textId="77777777" w:rsidR="006A444D" w:rsidRPr="006A444D" w:rsidRDefault="006A444D" w:rsidP="006A444D">
      <w:pPr>
        <w:pStyle w:val="a6"/>
      </w:pPr>
      <w:r w:rsidRPr="006A444D">
        <w:t>#define MAX_RECENT_ACK 20</w:t>
      </w:r>
    </w:p>
    <w:p w14:paraId="131AB8AB" w14:textId="77777777" w:rsidR="006A444D" w:rsidRPr="006A444D" w:rsidRDefault="006A444D" w:rsidP="006A444D">
      <w:pPr>
        <w:pStyle w:val="a6"/>
      </w:pPr>
      <w:r w:rsidRPr="006A444D">
        <w:t>#define MAX_PORTS 64</w:t>
      </w:r>
    </w:p>
    <w:p w14:paraId="032B2FCC" w14:textId="77777777" w:rsidR="006A444D" w:rsidRPr="006A444D" w:rsidRDefault="006A444D" w:rsidP="006A444D">
      <w:pPr>
        <w:pStyle w:val="a6"/>
      </w:pPr>
      <w:r w:rsidRPr="006A444D">
        <w:t>#define MAX_DGRAMS_PER_SOCKET_TICK 4096</w:t>
      </w:r>
    </w:p>
    <w:p w14:paraId="2AD55703" w14:textId="77777777" w:rsidR="006A444D" w:rsidRPr="006A444D" w:rsidRDefault="006A444D" w:rsidP="006A444D">
      <w:pPr>
        <w:pStyle w:val="a6"/>
      </w:pPr>
    </w:p>
    <w:p w14:paraId="5577E6E2" w14:textId="77777777" w:rsidR="006A444D" w:rsidRPr="006A444D" w:rsidRDefault="006A444D" w:rsidP="006A444D">
      <w:pPr>
        <w:pStyle w:val="a6"/>
      </w:pP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ParsedMessage</w:t>
      </w:r>
    </w:p>
    <w:p w14:paraId="73E13FF2" w14:textId="77777777" w:rsidR="006A444D" w:rsidRPr="006A444D" w:rsidRDefault="006A444D" w:rsidP="006A444D">
      <w:pPr>
        <w:pStyle w:val="a6"/>
      </w:pPr>
      <w:r w:rsidRPr="006A444D">
        <w:t>{</w:t>
      </w:r>
    </w:p>
    <w:p w14:paraId="235F0A9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u32</w:t>
      </w:r>
      <w:r w:rsidRPr="006A444D">
        <w:t xml:space="preserve"> idx;</w:t>
      </w:r>
    </w:p>
    <w:p w14:paraId="10254CF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u16</w:t>
      </w:r>
      <w:r w:rsidRPr="006A444D">
        <w:t xml:space="preserve"> aa;</w:t>
      </w:r>
    </w:p>
    <w:p w14:paraId="020790D5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s32</w:t>
      </w:r>
      <w:r w:rsidRPr="006A444D">
        <w:t xml:space="preserve"> bbb;</w:t>
      </w:r>
    </w:p>
    <w:p w14:paraId="774BE5B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hh;</w:t>
      </w:r>
    </w:p>
    <w:p w14:paraId="35B86903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mm;</w:t>
      </w:r>
    </w:p>
    <w:p w14:paraId="7EA1663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u8</w:t>
      </w:r>
      <w:r w:rsidRPr="006A444D">
        <w:t xml:space="preserve"> ss;</w:t>
      </w:r>
    </w:p>
    <w:p w14:paraId="10DC1D5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string</w:t>
      </w:r>
      <w:r w:rsidRPr="006A444D">
        <w:t xml:space="preserve"> message;</w:t>
      </w:r>
    </w:p>
    <w:p w14:paraId="675D2FF2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int</w:t>
      </w:r>
      <w:r w:rsidRPr="006A444D">
        <w:t xml:space="preserve"> is_stop;</w:t>
      </w:r>
    </w:p>
    <w:p w14:paraId="7D05455B" w14:textId="77777777" w:rsidR="006A444D" w:rsidRPr="006A444D" w:rsidRDefault="006A444D" w:rsidP="006A444D">
      <w:pPr>
        <w:pStyle w:val="a6"/>
      </w:pPr>
      <w:r w:rsidRPr="006A444D">
        <w:t>};</w:t>
      </w:r>
    </w:p>
    <w:p w14:paraId="4E42AA38" w14:textId="77777777" w:rsidR="006A444D" w:rsidRPr="006A444D" w:rsidRDefault="006A444D" w:rsidP="006A444D">
      <w:pPr>
        <w:pStyle w:val="a6"/>
      </w:pPr>
    </w:p>
    <w:p w14:paraId="6E89116A" w14:textId="77777777" w:rsidR="006A444D" w:rsidRPr="006A444D" w:rsidRDefault="006A444D" w:rsidP="006A444D">
      <w:pPr>
        <w:pStyle w:val="a6"/>
      </w:pP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ClientInfo</w:t>
      </w:r>
    </w:p>
    <w:p w14:paraId="1B6DFF01" w14:textId="77777777" w:rsidR="006A444D" w:rsidRPr="006A444D" w:rsidRDefault="006A444D" w:rsidP="006A444D">
      <w:pPr>
        <w:pStyle w:val="a6"/>
      </w:pPr>
      <w:r w:rsidRPr="006A444D">
        <w:lastRenderedPageBreak/>
        <w:t>{</w:t>
      </w:r>
    </w:p>
    <w:p w14:paraId="65DC87A0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time_t</w:t>
      </w:r>
      <w:r w:rsidRPr="006A444D">
        <w:t xml:space="preserve"> last_seen;</w:t>
      </w:r>
    </w:p>
    <w:p w14:paraId="584C032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set</w:t>
      </w:r>
      <w:r w:rsidRPr="006A444D">
        <w:t>&lt;</w:t>
      </w:r>
      <w:r w:rsidRPr="006A444D">
        <w:rPr>
          <w:u w:val="single"/>
        </w:rPr>
        <w:t>u32</w:t>
      </w:r>
      <w:r w:rsidRPr="006A444D">
        <w:t>&gt; seen;</w:t>
      </w:r>
    </w:p>
    <w:p w14:paraId="7721DCEF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u w:val="single"/>
        </w:rPr>
        <w:t>vector</w:t>
      </w:r>
      <w:r w:rsidRPr="006A444D">
        <w:t>&lt;</w:t>
      </w:r>
      <w:r w:rsidRPr="006A444D">
        <w:rPr>
          <w:u w:val="single"/>
        </w:rPr>
        <w:t>u32</w:t>
      </w:r>
      <w:r w:rsidRPr="006A444D">
        <w:t>&gt; recent;</w:t>
      </w:r>
    </w:p>
    <w:p w14:paraId="6925C0FF" w14:textId="77777777" w:rsidR="006A444D" w:rsidRPr="006A444D" w:rsidRDefault="006A444D" w:rsidP="006A444D">
      <w:pPr>
        <w:pStyle w:val="a6"/>
      </w:pPr>
      <w:r w:rsidRPr="006A444D">
        <w:t>};</w:t>
      </w:r>
    </w:p>
    <w:p w14:paraId="6869E05C" w14:textId="77777777" w:rsidR="006A444D" w:rsidRPr="006A444D" w:rsidRDefault="006A444D" w:rsidP="006A444D">
      <w:pPr>
        <w:pStyle w:val="a6"/>
      </w:pPr>
    </w:p>
    <w:p w14:paraId="40D10E93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map</w:t>
      </w:r>
      <w:r w:rsidRPr="006A444D">
        <w:t>&lt;</w:t>
      </w:r>
      <w:r w:rsidRPr="006A444D">
        <w:rPr>
          <w:u w:val="single"/>
        </w:rPr>
        <w:t>string</w:t>
      </w:r>
      <w:r w:rsidRPr="006A444D">
        <w:t xml:space="preserve">, </w:t>
      </w:r>
      <w:r w:rsidRPr="006A444D">
        <w:rPr>
          <w:u w:val="single"/>
        </w:rPr>
        <w:t>ClientInfo</w:t>
      </w:r>
      <w:r w:rsidRPr="006A444D">
        <w:t>&gt; g_clients;</w:t>
      </w:r>
    </w:p>
    <w:p w14:paraId="2F28FF7C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SOCKET</w:t>
      </w:r>
      <w:r w:rsidRPr="006A444D">
        <w:t xml:space="preserve"> g_sockets[MAX_PORTS];</w:t>
      </w:r>
    </w:p>
    <w:p w14:paraId="52DE08F8" w14:textId="77777777" w:rsidR="006A444D" w:rsidRPr="006A444D" w:rsidRDefault="006A444D" w:rsidP="006A444D">
      <w:pPr>
        <w:pStyle w:val="a6"/>
      </w:pPr>
      <w:r w:rsidRPr="006A444D">
        <w:t>static WSAEVENT g_events[MAX_PORTS];</w:t>
      </w:r>
    </w:p>
    <w:p w14:paraId="2B0AF287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int</w:t>
      </w:r>
      <w:r w:rsidRPr="006A444D">
        <w:t xml:space="preserve"> g_port_count = 0;</w:t>
      </w:r>
    </w:p>
    <w:p w14:paraId="5E06F61D" w14:textId="77777777" w:rsidR="006A444D" w:rsidRPr="006A444D" w:rsidRDefault="006A444D" w:rsidP="006A444D">
      <w:pPr>
        <w:pStyle w:val="a6"/>
      </w:pPr>
    </w:p>
    <w:p w14:paraId="4C1CA4E7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u16</w:t>
      </w:r>
      <w:r w:rsidRPr="006A444D">
        <w:t xml:space="preserve"> read_u16_be(const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>)</w:t>
      </w:r>
    </w:p>
    <w:p w14:paraId="01EF211E" w14:textId="77777777" w:rsidR="006A444D" w:rsidRPr="006A444D" w:rsidRDefault="006A444D" w:rsidP="006A444D">
      <w:pPr>
        <w:pStyle w:val="a6"/>
      </w:pPr>
      <w:r w:rsidRPr="006A444D">
        <w:t>{</w:t>
      </w:r>
    </w:p>
    <w:p w14:paraId="4DD61E4A" w14:textId="77777777" w:rsidR="006A444D" w:rsidRPr="006A444D" w:rsidRDefault="006A444D" w:rsidP="006A444D">
      <w:pPr>
        <w:pStyle w:val="a6"/>
      </w:pPr>
      <w:r w:rsidRPr="006A444D">
        <w:t>    return (</w:t>
      </w:r>
      <w:r w:rsidRPr="006A444D">
        <w:rPr>
          <w:u w:val="single"/>
        </w:rPr>
        <w:t>u16</w:t>
      </w:r>
      <w:r w:rsidRPr="006A444D">
        <w:t>)(((</w:t>
      </w:r>
      <w:r w:rsidRPr="006A444D">
        <w:rPr>
          <w:u w:val="single"/>
        </w:rPr>
        <w:t>u16</w:t>
      </w:r>
      <w:r w:rsidRPr="006A444D">
        <w:t>)</w:t>
      </w:r>
      <w:r w:rsidRPr="006A444D">
        <w:rPr>
          <w:i/>
          <w:iCs/>
        </w:rPr>
        <w:t>p</w:t>
      </w:r>
      <w:r w:rsidRPr="006A444D">
        <w:t>[0] &lt;&lt; 8) | (</w:t>
      </w:r>
      <w:r w:rsidRPr="006A444D">
        <w:rPr>
          <w:u w:val="single"/>
        </w:rPr>
        <w:t>u16</w:t>
      </w:r>
      <w:r w:rsidRPr="006A444D">
        <w:t>)</w:t>
      </w:r>
      <w:r w:rsidRPr="006A444D">
        <w:rPr>
          <w:i/>
          <w:iCs/>
        </w:rPr>
        <w:t>p</w:t>
      </w:r>
      <w:r w:rsidRPr="006A444D">
        <w:t>[1]);</w:t>
      </w:r>
    </w:p>
    <w:p w14:paraId="2A54E50A" w14:textId="77777777" w:rsidR="006A444D" w:rsidRPr="006A444D" w:rsidRDefault="006A444D" w:rsidP="006A444D">
      <w:pPr>
        <w:pStyle w:val="a6"/>
      </w:pPr>
      <w:r w:rsidRPr="006A444D">
        <w:t>}</w:t>
      </w:r>
    </w:p>
    <w:p w14:paraId="15E3672F" w14:textId="77777777" w:rsidR="006A444D" w:rsidRPr="006A444D" w:rsidRDefault="006A444D" w:rsidP="006A444D">
      <w:pPr>
        <w:pStyle w:val="a6"/>
      </w:pPr>
    </w:p>
    <w:p w14:paraId="4FFA328A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u32</w:t>
      </w:r>
      <w:r w:rsidRPr="006A444D">
        <w:t xml:space="preserve"> read_u32_be(const </w:t>
      </w:r>
      <w:r w:rsidRPr="006A444D">
        <w:rPr>
          <w:i/>
          <w:iCs/>
        </w:rPr>
        <w:t>unsigned</w:t>
      </w:r>
      <w:r w:rsidRPr="006A444D">
        <w:t xml:space="preserve"> 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>)</w:t>
      </w:r>
    </w:p>
    <w:p w14:paraId="4C71C860" w14:textId="77777777" w:rsidR="006A444D" w:rsidRPr="006A444D" w:rsidRDefault="006A444D" w:rsidP="006A444D">
      <w:pPr>
        <w:pStyle w:val="a6"/>
      </w:pPr>
      <w:r w:rsidRPr="006A444D">
        <w:t>{</w:t>
      </w:r>
    </w:p>
    <w:p w14:paraId="4420E876" w14:textId="77777777" w:rsidR="006A444D" w:rsidRPr="006A444D" w:rsidRDefault="006A444D" w:rsidP="006A444D">
      <w:pPr>
        <w:pStyle w:val="a6"/>
      </w:pPr>
      <w:r w:rsidRPr="006A444D">
        <w:t>    return 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[0] &lt;&lt; 24) |</w:t>
      </w:r>
    </w:p>
    <w:p w14:paraId="3D82CBB0" w14:textId="77777777" w:rsidR="006A444D" w:rsidRPr="006A444D" w:rsidRDefault="006A444D" w:rsidP="006A444D">
      <w:pPr>
        <w:pStyle w:val="a6"/>
      </w:pPr>
      <w:r w:rsidRPr="006A444D">
        <w:t>           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[1] &lt;&lt; 16) |</w:t>
      </w:r>
    </w:p>
    <w:p w14:paraId="5DCCEA17" w14:textId="77777777" w:rsidR="006A444D" w:rsidRPr="006A444D" w:rsidRDefault="006A444D" w:rsidP="006A444D">
      <w:pPr>
        <w:pStyle w:val="a6"/>
      </w:pPr>
      <w:r w:rsidRPr="006A444D">
        <w:t>           ((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[2] &lt;&lt; 8)  |</w:t>
      </w:r>
    </w:p>
    <w:p w14:paraId="193D5551" w14:textId="77777777" w:rsidR="006A444D" w:rsidRPr="006A444D" w:rsidRDefault="006A444D" w:rsidP="006A444D">
      <w:pPr>
        <w:pStyle w:val="a6"/>
      </w:pPr>
      <w:r w:rsidRPr="006A444D">
        <w:t>           (</w:t>
      </w:r>
      <w:r w:rsidRPr="006A444D">
        <w:rPr>
          <w:u w:val="single"/>
        </w:rPr>
        <w:t>u32</w:t>
      </w:r>
      <w:r w:rsidRPr="006A444D">
        <w:t>)</w:t>
      </w:r>
      <w:r w:rsidRPr="006A444D">
        <w:rPr>
          <w:i/>
          <w:iCs/>
        </w:rPr>
        <w:t>p</w:t>
      </w:r>
      <w:r w:rsidRPr="006A444D">
        <w:t>[3];</w:t>
      </w:r>
    </w:p>
    <w:p w14:paraId="60FEB98C" w14:textId="77777777" w:rsidR="006A444D" w:rsidRPr="006A444D" w:rsidRDefault="006A444D" w:rsidP="006A444D">
      <w:pPr>
        <w:pStyle w:val="a6"/>
      </w:pPr>
      <w:r w:rsidRPr="006A444D">
        <w:t>}</w:t>
      </w:r>
    </w:p>
    <w:p w14:paraId="272127BF" w14:textId="77777777" w:rsidR="006A444D" w:rsidRPr="006A444D" w:rsidRDefault="006A444D" w:rsidP="006A444D">
      <w:pPr>
        <w:pStyle w:val="a6"/>
      </w:pPr>
    </w:p>
    <w:p w14:paraId="3DFE95D7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i/>
          <w:iCs/>
        </w:rPr>
        <w:t>void</w:t>
      </w:r>
      <w:r w:rsidRPr="006A444D">
        <w:t xml:space="preserve"> write_u32_be(</w:t>
      </w:r>
      <w:r w:rsidRPr="006A444D">
        <w:rPr>
          <w:i/>
          <w:iCs/>
        </w:rPr>
        <w:t>char</w:t>
      </w:r>
      <w:r w:rsidRPr="006A444D">
        <w:t xml:space="preserve">* </w:t>
      </w:r>
      <w:r w:rsidRPr="006A444D">
        <w:rPr>
          <w:i/>
          <w:iCs/>
        </w:rPr>
        <w:t>p</w:t>
      </w:r>
      <w:r w:rsidRPr="006A444D">
        <w:t xml:space="preserve">, </w:t>
      </w:r>
      <w:r w:rsidRPr="006A444D">
        <w:rPr>
          <w:u w:val="single"/>
        </w:rPr>
        <w:t>u32</w:t>
      </w:r>
      <w:r w:rsidRPr="006A444D">
        <w:t xml:space="preserve"> </w:t>
      </w:r>
      <w:r w:rsidRPr="006A444D">
        <w:rPr>
          <w:i/>
          <w:iCs/>
        </w:rPr>
        <w:t>v</w:t>
      </w:r>
      <w:r w:rsidRPr="006A444D">
        <w:t>)</w:t>
      </w:r>
    </w:p>
    <w:p w14:paraId="6AC72F92" w14:textId="77777777" w:rsidR="006A444D" w:rsidRPr="006A444D" w:rsidRDefault="006A444D" w:rsidP="006A444D">
      <w:pPr>
        <w:pStyle w:val="a6"/>
      </w:pPr>
      <w:r w:rsidRPr="006A444D">
        <w:t>{</w:t>
      </w:r>
    </w:p>
    <w:p w14:paraId="7678E567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[0]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24) &amp; 0xFF);</w:t>
      </w:r>
    </w:p>
    <w:p w14:paraId="170599E1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[1]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16) &amp; 0xFF);</w:t>
      </w:r>
    </w:p>
    <w:p w14:paraId="4CED1126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[2] = (</w:t>
      </w:r>
      <w:r w:rsidRPr="006A444D">
        <w:rPr>
          <w:i/>
          <w:iCs/>
        </w:rPr>
        <w:t>char</w:t>
      </w:r>
      <w:r w:rsidRPr="006A444D">
        <w:t>)((</w:t>
      </w:r>
      <w:r w:rsidRPr="006A444D">
        <w:rPr>
          <w:i/>
          <w:iCs/>
        </w:rPr>
        <w:t>v</w:t>
      </w:r>
      <w:r w:rsidRPr="006A444D">
        <w:t xml:space="preserve"> &gt;&gt; 8) &amp; 0xFF);</w:t>
      </w:r>
    </w:p>
    <w:p w14:paraId="3DB7B26D" w14:textId="77777777" w:rsidR="006A444D" w:rsidRPr="006A444D" w:rsidRDefault="006A444D" w:rsidP="006A444D">
      <w:pPr>
        <w:pStyle w:val="a6"/>
      </w:pPr>
      <w:r w:rsidRPr="006A444D">
        <w:t xml:space="preserve">    </w:t>
      </w:r>
      <w:r w:rsidRPr="006A444D">
        <w:rPr>
          <w:i/>
          <w:iCs/>
        </w:rPr>
        <w:t>p</w:t>
      </w:r>
      <w:r w:rsidRPr="006A444D">
        <w:t>[3] = (</w:t>
      </w:r>
      <w:r w:rsidRPr="006A444D">
        <w:rPr>
          <w:i/>
          <w:iCs/>
        </w:rPr>
        <w:t>char</w:t>
      </w:r>
      <w:r w:rsidRPr="006A444D">
        <w:t>)(</w:t>
      </w:r>
      <w:r w:rsidRPr="006A444D">
        <w:rPr>
          <w:i/>
          <w:iCs/>
        </w:rPr>
        <w:t>v</w:t>
      </w:r>
      <w:r w:rsidRPr="006A444D">
        <w:t xml:space="preserve"> &amp; 0xFF);</w:t>
      </w:r>
    </w:p>
    <w:p w14:paraId="4B44CE59" w14:textId="77777777" w:rsidR="006A444D" w:rsidRPr="006A444D" w:rsidRDefault="006A444D" w:rsidP="006A444D">
      <w:pPr>
        <w:pStyle w:val="a6"/>
      </w:pPr>
      <w:r w:rsidRPr="006A444D">
        <w:t>}</w:t>
      </w:r>
    </w:p>
    <w:p w14:paraId="29AD0280" w14:textId="77777777" w:rsidR="006A444D" w:rsidRPr="006A444D" w:rsidRDefault="006A444D" w:rsidP="006A444D">
      <w:pPr>
        <w:pStyle w:val="a6"/>
      </w:pPr>
    </w:p>
    <w:p w14:paraId="6D45BDFE" w14:textId="77777777" w:rsidR="006A444D" w:rsidRPr="006A444D" w:rsidRDefault="006A444D" w:rsidP="006A444D">
      <w:pPr>
        <w:pStyle w:val="a6"/>
      </w:pPr>
      <w:r w:rsidRPr="006A444D">
        <w:t xml:space="preserve">static </w:t>
      </w:r>
      <w:r w:rsidRPr="006A444D">
        <w:rPr>
          <w:u w:val="single"/>
        </w:rPr>
        <w:t>string</w:t>
      </w:r>
      <w:r w:rsidRPr="006A444D">
        <w:t xml:space="preserve"> make_client_id(const </w:t>
      </w:r>
      <w:r w:rsidRPr="006A444D">
        <w:rPr>
          <w:i/>
          <w:iCs/>
        </w:rPr>
        <w:t>struct</w:t>
      </w:r>
      <w:r w:rsidRPr="006A444D">
        <w:t xml:space="preserve"> </w:t>
      </w:r>
      <w:r w:rsidRPr="006A444D">
        <w:rPr>
          <w:u w:val="single"/>
        </w:rPr>
        <w:t>sockaddr_in</w:t>
      </w:r>
      <w:r w:rsidRPr="006A444D">
        <w:t xml:space="preserve">* </w:t>
      </w:r>
      <w:r w:rsidRPr="006A444D">
        <w:rPr>
          <w:i/>
          <w:iCs/>
        </w:rPr>
        <w:t>addr</w:t>
      </w:r>
      <w:r w:rsidRPr="006A444D">
        <w:t>)</w:t>
      </w:r>
    </w:p>
    <w:p w14:paraId="27969CC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5809608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 xml:space="preserve"> ip[64];</w:t>
      </w:r>
    </w:p>
    <w:p w14:paraId="7AC8D38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 xml:space="preserve"> buf[96];</w:t>
      </w:r>
    </w:p>
    <w:p w14:paraId="05682D5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 xml:space="preserve">    </w:t>
      </w:r>
      <w:r w:rsidRPr="006A444D">
        <w:rPr>
          <w:u w:val="single"/>
          <w:lang w:val="ru-RU"/>
        </w:rPr>
        <w:t>u32</w:t>
      </w:r>
      <w:r w:rsidRPr="006A444D">
        <w:rPr>
          <w:lang w:val="ru-RU"/>
        </w:rPr>
        <w:t xml:space="preserve"> host_ip;</w:t>
      </w:r>
    </w:p>
    <w:p w14:paraId="089F9B0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b1, b2, b3, b4;</w:t>
      </w:r>
    </w:p>
    <w:p w14:paraId="6E0C09A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port;</w:t>
      </w:r>
    </w:p>
    <w:p w14:paraId="5EDB33E4" w14:textId="77777777" w:rsidR="006A444D" w:rsidRPr="006A444D" w:rsidRDefault="006A444D" w:rsidP="006A444D">
      <w:pPr>
        <w:pStyle w:val="a6"/>
        <w:rPr>
          <w:lang w:val="ru-RU"/>
        </w:rPr>
      </w:pPr>
    </w:p>
    <w:p w14:paraId="1A62A52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memset(ip, 0, sizeof(ip));</w:t>
      </w:r>
    </w:p>
    <w:p w14:paraId="556644D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(inet_ntop(AF_INET, (</w:t>
      </w:r>
      <w:r w:rsidRPr="006A444D">
        <w:rPr>
          <w:i/>
          <w:iCs/>
          <w:lang w:val="ru-RU"/>
        </w:rPr>
        <w:t>void</w:t>
      </w:r>
      <w:r w:rsidRPr="006A444D">
        <w:rPr>
          <w:lang w:val="ru-RU"/>
        </w:rPr>
        <w:t>*)&amp;</w:t>
      </w:r>
      <w:r w:rsidRPr="006A444D">
        <w:rPr>
          <w:i/>
          <w:iCs/>
          <w:lang w:val="ru-RU"/>
        </w:rPr>
        <w:t>addr</w:t>
      </w:r>
      <w:r w:rsidRPr="006A444D">
        <w:rPr>
          <w:lang w:val="ru-RU"/>
        </w:rPr>
        <w:t>-&gt;sin_addr, ip, sizeof(ip)) == NULL)</w:t>
      </w:r>
    </w:p>
    <w:p w14:paraId="4F6B17F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5A8312E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host_ip = ntohl(</w:t>
      </w:r>
      <w:r w:rsidRPr="006A444D">
        <w:rPr>
          <w:i/>
          <w:iCs/>
          <w:lang w:val="ru-RU"/>
        </w:rPr>
        <w:t>addr</w:t>
      </w:r>
      <w:r w:rsidRPr="006A444D">
        <w:rPr>
          <w:lang w:val="ru-RU"/>
        </w:rPr>
        <w:t>-&gt;sin_addr.s_addr);</w:t>
      </w:r>
    </w:p>
    <w:p w14:paraId="71782BC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b1 = (host_ip &gt;&gt; 24) &amp; 0xFF;</w:t>
      </w:r>
    </w:p>
    <w:p w14:paraId="2A33B28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b2 = (host_ip &gt;&gt; 16) &amp; 0xFF;</w:t>
      </w:r>
    </w:p>
    <w:p w14:paraId="1C53D09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b3 = (host_ip &gt;&gt; 8) &amp; 0xFF;</w:t>
      </w:r>
    </w:p>
    <w:p w14:paraId="5676D10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b4 = host_ip &amp; 0xFF;</w:t>
      </w:r>
    </w:p>
    <w:p w14:paraId="273DEA0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_snprintf(ip, sizeof(ip), "%u.%u.%u.%u", b1, b2, b3, b4);</w:t>
      </w:r>
    </w:p>
    <w:p w14:paraId="0D47413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ip[sizeof(ip) - 1] = '\0';</w:t>
      </w:r>
    </w:p>
    <w:p w14:paraId="019DC9C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1D5389C1" w14:textId="77777777" w:rsidR="006A444D" w:rsidRPr="006A444D" w:rsidRDefault="006A444D" w:rsidP="006A444D">
      <w:pPr>
        <w:pStyle w:val="a6"/>
        <w:rPr>
          <w:lang w:val="ru-RU"/>
        </w:rPr>
      </w:pPr>
    </w:p>
    <w:p w14:paraId="28D8612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port = (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)ntohs(</w:t>
      </w:r>
      <w:r w:rsidRPr="006A444D">
        <w:rPr>
          <w:i/>
          <w:iCs/>
          <w:lang w:val="ru-RU"/>
        </w:rPr>
        <w:t>addr</w:t>
      </w:r>
      <w:r w:rsidRPr="006A444D">
        <w:rPr>
          <w:lang w:val="ru-RU"/>
        </w:rPr>
        <w:t>-&gt;sin_port);</w:t>
      </w:r>
    </w:p>
    <w:p w14:paraId="101397F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_snprintf(buf, sizeof(buf), "%s:%u", ip, port);</w:t>
      </w:r>
    </w:p>
    <w:p w14:paraId="5ABA379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buf[sizeof(buf) - 1] = '\0';</w:t>
      </w:r>
    </w:p>
    <w:p w14:paraId="34F43F7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return </w:t>
      </w:r>
      <w:r w:rsidRPr="006A444D">
        <w:rPr>
          <w:u w:val="single"/>
          <w:lang w:val="ru-RU"/>
        </w:rPr>
        <w:t>string</w:t>
      </w:r>
      <w:r w:rsidRPr="006A444D">
        <w:rPr>
          <w:lang w:val="ru-RU"/>
        </w:rPr>
        <w:t>(buf);</w:t>
      </w:r>
    </w:p>
    <w:p w14:paraId="1932931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4441A64F" w14:textId="77777777" w:rsidR="006A444D" w:rsidRPr="006A444D" w:rsidRDefault="006A444D" w:rsidP="006A444D">
      <w:pPr>
        <w:pStyle w:val="a6"/>
        <w:rPr>
          <w:lang w:val="ru-RU"/>
        </w:rPr>
      </w:pPr>
    </w:p>
    <w:p w14:paraId="2595ED1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static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parse_datagram(const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 xml:space="preserve">* 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,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len</w:t>
      </w:r>
      <w:r w:rsidRPr="006A444D">
        <w:rPr>
          <w:lang w:val="ru-RU"/>
        </w:rPr>
        <w:t xml:space="preserve">, </w:t>
      </w:r>
      <w:r w:rsidRPr="006A444D">
        <w:rPr>
          <w:u w:val="single"/>
          <w:lang w:val="ru-RU"/>
        </w:rPr>
        <w:t>ParsedMessage</w:t>
      </w:r>
      <w:r w:rsidRPr="006A444D">
        <w:rPr>
          <w:lang w:val="ru-RU"/>
        </w:rPr>
        <w:t xml:space="preserve">*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)</w:t>
      </w:r>
    </w:p>
    <w:p w14:paraId="03B503F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5264E8B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u32</w:t>
      </w:r>
      <w:r w:rsidRPr="006A444D">
        <w:rPr>
          <w:lang w:val="ru-RU"/>
        </w:rPr>
        <w:t xml:space="preserve"> msg_len;</w:t>
      </w:r>
    </w:p>
    <w:p w14:paraId="0440050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u32</w:t>
      </w:r>
      <w:r w:rsidRPr="006A444D">
        <w:rPr>
          <w:lang w:val="ru-RU"/>
        </w:rPr>
        <w:t xml:space="preserve"> bbb_bits;</w:t>
      </w:r>
    </w:p>
    <w:p w14:paraId="270E9E63" w14:textId="77777777" w:rsidR="006A444D" w:rsidRPr="006A444D" w:rsidRDefault="006A444D" w:rsidP="006A444D">
      <w:pPr>
        <w:pStyle w:val="a6"/>
        <w:rPr>
          <w:lang w:val="ru-RU"/>
        </w:rPr>
      </w:pPr>
    </w:p>
    <w:p w14:paraId="76DF0D8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</w:t>
      </w:r>
      <w:r w:rsidRPr="006A444D">
        <w:rPr>
          <w:i/>
          <w:iCs/>
          <w:lang w:val="ru-RU"/>
        </w:rPr>
        <w:t>len</w:t>
      </w:r>
      <w:r w:rsidRPr="006A444D">
        <w:rPr>
          <w:lang w:val="ru-RU"/>
        </w:rPr>
        <w:t xml:space="preserve"> &lt; 17)</w:t>
      </w:r>
    </w:p>
    <w:p w14:paraId="66181FB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468641A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-1;</w:t>
      </w:r>
    </w:p>
    <w:p w14:paraId="2791225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05DE734B" w14:textId="77777777" w:rsidR="006A444D" w:rsidRPr="006A444D" w:rsidRDefault="006A444D" w:rsidP="006A444D">
      <w:pPr>
        <w:pStyle w:val="a6"/>
        <w:rPr>
          <w:lang w:val="ru-RU"/>
        </w:rPr>
      </w:pPr>
    </w:p>
    <w:p w14:paraId="41F9AD0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msg_len = read_u32_be((const 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>*)(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 + 13));</w:t>
      </w:r>
    </w:p>
    <w:p w14:paraId="226EF86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(msg_len &gt; 65535U)</w:t>
      </w:r>
    </w:p>
    <w:p w14:paraId="163B3BC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    {</w:t>
      </w:r>
    </w:p>
    <w:p w14:paraId="79708D3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-1;</w:t>
      </w:r>
    </w:p>
    <w:p w14:paraId="6DE66DF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3C1587A7" w14:textId="77777777" w:rsidR="006A444D" w:rsidRPr="006A444D" w:rsidRDefault="006A444D" w:rsidP="006A444D">
      <w:pPr>
        <w:pStyle w:val="a6"/>
        <w:rPr>
          <w:lang w:val="ru-RU"/>
        </w:rPr>
      </w:pPr>
    </w:p>
    <w:p w14:paraId="2101F34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((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)(17 + msg_len) != </w:t>
      </w:r>
      <w:r w:rsidRPr="006A444D">
        <w:rPr>
          <w:i/>
          <w:iCs/>
          <w:lang w:val="ru-RU"/>
        </w:rPr>
        <w:t>len</w:t>
      </w:r>
      <w:r w:rsidRPr="006A444D">
        <w:rPr>
          <w:lang w:val="ru-RU"/>
        </w:rPr>
        <w:t>)</w:t>
      </w:r>
    </w:p>
    <w:p w14:paraId="62DF9E7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37CE749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-1;</w:t>
      </w:r>
    </w:p>
    <w:p w14:paraId="065AFA3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6B3E6034" w14:textId="77777777" w:rsidR="006A444D" w:rsidRPr="006A444D" w:rsidRDefault="006A444D" w:rsidP="006A444D">
      <w:pPr>
        <w:pStyle w:val="a6"/>
        <w:rPr>
          <w:lang w:val="ru-RU"/>
        </w:rPr>
      </w:pPr>
    </w:p>
    <w:p w14:paraId="52FDA2A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((</w:t>
      </w:r>
      <w:r w:rsidRPr="006A444D">
        <w:rPr>
          <w:u w:val="single"/>
          <w:lang w:val="ru-RU"/>
        </w:rPr>
        <w:t>u8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>[10] &gt; 23 || (</w:t>
      </w:r>
      <w:r w:rsidRPr="006A444D">
        <w:rPr>
          <w:u w:val="single"/>
          <w:lang w:val="ru-RU"/>
        </w:rPr>
        <w:t>u8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>[11] &gt; 59 || (</w:t>
      </w:r>
      <w:r w:rsidRPr="006A444D">
        <w:rPr>
          <w:u w:val="single"/>
          <w:lang w:val="ru-RU"/>
        </w:rPr>
        <w:t>u8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>[12] &gt; 59)</w:t>
      </w:r>
    </w:p>
    <w:p w14:paraId="6754B82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38299CD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-1;</w:t>
      </w:r>
    </w:p>
    <w:p w14:paraId="2F71BFF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39DD3500" w14:textId="77777777" w:rsidR="006A444D" w:rsidRPr="006A444D" w:rsidRDefault="006A444D" w:rsidP="006A444D">
      <w:pPr>
        <w:pStyle w:val="a6"/>
        <w:rPr>
          <w:lang w:val="ru-RU"/>
        </w:rPr>
      </w:pPr>
    </w:p>
    <w:p w14:paraId="7647208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 xml:space="preserve">-&gt;idx = read_u32_be((const 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>*)(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 + 0));</w:t>
      </w:r>
    </w:p>
    <w:p w14:paraId="21B7F1F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 xml:space="preserve">-&gt;aa = read_u16_be((const 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>*)(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 + 4));</w:t>
      </w:r>
    </w:p>
    <w:p w14:paraId="28C9CA86" w14:textId="77777777" w:rsidR="006A444D" w:rsidRPr="006A444D" w:rsidRDefault="006A444D" w:rsidP="006A444D">
      <w:pPr>
        <w:pStyle w:val="a6"/>
        <w:rPr>
          <w:lang w:val="ru-RU"/>
        </w:rPr>
      </w:pPr>
    </w:p>
    <w:p w14:paraId="606B48F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bbb_bits = read_u32_be((const 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>*)(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 + 6));</w:t>
      </w:r>
    </w:p>
    <w:p w14:paraId="0EDA7D0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memcpy(&amp;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-&gt;bbb, &amp;bbb_bits, sizeof(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-&gt;bbb));</w:t>
      </w:r>
    </w:p>
    <w:p w14:paraId="6EFC2F57" w14:textId="77777777" w:rsidR="006A444D" w:rsidRPr="006A444D" w:rsidRDefault="006A444D" w:rsidP="006A444D">
      <w:pPr>
        <w:pStyle w:val="a6"/>
        <w:rPr>
          <w:lang w:val="ru-RU"/>
        </w:rPr>
      </w:pPr>
    </w:p>
    <w:p w14:paraId="5BB111B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-&gt;hh = (</w:t>
      </w:r>
      <w:r w:rsidRPr="006A444D">
        <w:rPr>
          <w:u w:val="single"/>
          <w:lang w:val="ru-RU"/>
        </w:rPr>
        <w:t>u8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>[10];</w:t>
      </w:r>
    </w:p>
    <w:p w14:paraId="3301961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-&gt;mm = (</w:t>
      </w:r>
      <w:r w:rsidRPr="006A444D">
        <w:rPr>
          <w:u w:val="single"/>
          <w:lang w:val="ru-RU"/>
        </w:rPr>
        <w:t>u8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>[11];</w:t>
      </w:r>
    </w:p>
    <w:p w14:paraId="5EE7A67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-&gt;ss = (</w:t>
      </w:r>
      <w:r w:rsidRPr="006A444D">
        <w:rPr>
          <w:u w:val="single"/>
          <w:lang w:val="ru-RU"/>
        </w:rPr>
        <w:t>u8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>[12];</w:t>
      </w:r>
    </w:p>
    <w:p w14:paraId="77E98F85" w14:textId="77777777" w:rsidR="006A444D" w:rsidRPr="006A444D" w:rsidRDefault="006A444D" w:rsidP="006A444D">
      <w:pPr>
        <w:pStyle w:val="a6"/>
        <w:rPr>
          <w:lang w:val="ru-RU"/>
        </w:rPr>
      </w:pPr>
    </w:p>
    <w:p w14:paraId="5633EA4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-&gt;message.assign(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 + 17, 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 + 17 + msg_len);</w:t>
      </w:r>
    </w:p>
    <w:p w14:paraId="20AFCDD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out</w:t>
      </w:r>
      <w:r w:rsidRPr="006A444D">
        <w:rPr>
          <w:lang w:val="ru-RU"/>
        </w:rPr>
        <w:t>-&gt;is_stop = (msg_len == 4 &amp;&amp; memcmp(</w:t>
      </w:r>
      <w:r w:rsidRPr="006A444D">
        <w:rPr>
          <w:i/>
          <w:iCs/>
          <w:lang w:val="ru-RU"/>
        </w:rPr>
        <w:t>buf</w:t>
      </w:r>
      <w:r w:rsidRPr="006A444D">
        <w:rPr>
          <w:lang w:val="ru-RU"/>
        </w:rPr>
        <w:t xml:space="preserve"> + 17, "stop", 4) == 0);</w:t>
      </w:r>
    </w:p>
    <w:p w14:paraId="13793483" w14:textId="77777777" w:rsidR="006A444D" w:rsidRPr="006A444D" w:rsidRDefault="006A444D" w:rsidP="006A444D">
      <w:pPr>
        <w:pStyle w:val="a6"/>
        <w:rPr>
          <w:lang w:val="ru-RU"/>
        </w:rPr>
      </w:pPr>
    </w:p>
    <w:p w14:paraId="2BE032E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return 0;</w:t>
      </w:r>
    </w:p>
    <w:p w14:paraId="530E5D7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6923FD2F" w14:textId="77777777" w:rsidR="006A444D" w:rsidRPr="006A444D" w:rsidRDefault="006A444D" w:rsidP="006A444D">
      <w:pPr>
        <w:pStyle w:val="a6"/>
        <w:rPr>
          <w:lang w:val="ru-RU"/>
        </w:rPr>
      </w:pPr>
    </w:p>
    <w:p w14:paraId="24B4F04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static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append_to_file(const </w:t>
      </w:r>
      <w:r w:rsidRPr="006A444D">
        <w:rPr>
          <w:u w:val="single"/>
          <w:lang w:val="ru-RU"/>
        </w:rPr>
        <w:t>string</w:t>
      </w:r>
      <w:r w:rsidRPr="006A444D">
        <w:rPr>
          <w:lang w:val="ru-RU"/>
        </w:rPr>
        <w:t xml:space="preserve">&amp; </w:t>
      </w:r>
      <w:r w:rsidRPr="006A444D">
        <w:rPr>
          <w:i/>
          <w:iCs/>
          <w:lang w:val="ru-RU"/>
        </w:rPr>
        <w:t>client_id</w:t>
      </w:r>
      <w:r w:rsidRPr="006A444D">
        <w:rPr>
          <w:lang w:val="ru-RU"/>
        </w:rPr>
        <w:t xml:space="preserve">, const </w:t>
      </w:r>
      <w:r w:rsidRPr="006A444D">
        <w:rPr>
          <w:u w:val="single"/>
          <w:lang w:val="ru-RU"/>
        </w:rPr>
        <w:t>ParsedMessage</w:t>
      </w:r>
      <w:r w:rsidRPr="006A444D">
        <w:rPr>
          <w:lang w:val="ru-RU"/>
        </w:rPr>
        <w:t xml:space="preserve">&amp; 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)</w:t>
      </w:r>
    </w:p>
    <w:p w14:paraId="4C73C05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0FA5D76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FILE</w:t>
      </w:r>
      <w:r w:rsidRPr="006A444D">
        <w:rPr>
          <w:lang w:val="ru-RU"/>
        </w:rPr>
        <w:t>* f;</w:t>
      </w:r>
    </w:p>
    <w:p w14:paraId="6845DE3D" w14:textId="77777777" w:rsidR="006A444D" w:rsidRPr="006A444D" w:rsidRDefault="006A444D" w:rsidP="006A444D">
      <w:pPr>
        <w:pStyle w:val="a6"/>
        <w:rPr>
          <w:lang w:val="ru-RU"/>
        </w:rPr>
      </w:pPr>
    </w:p>
    <w:p w14:paraId="5B6BB71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    f = fopen(FILE_LOGGER, "a");</w:t>
      </w:r>
    </w:p>
    <w:p w14:paraId="4E5C64B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(!f)</w:t>
      </w:r>
    </w:p>
    <w:p w14:paraId="498FCAF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2C6B534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-1;</w:t>
      </w:r>
    </w:p>
    <w:p w14:paraId="2C67B9C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224F6E26" w14:textId="77777777" w:rsidR="006A444D" w:rsidRPr="006A444D" w:rsidRDefault="006A444D" w:rsidP="006A444D">
      <w:pPr>
        <w:pStyle w:val="a6"/>
        <w:rPr>
          <w:lang w:val="ru-RU"/>
        </w:rPr>
      </w:pPr>
    </w:p>
    <w:p w14:paraId="5C4173A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fprintf(f,</w:t>
      </w:r>
    </w:p>
    <w:p w14:paraId="55FDE0C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"%s %u %d %02u:%02u:%02u ",</w:t>
      </w:r>
    </w:p>
    <w:p w14:paraId="07A5CEE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    </w:t>
      </w:r>
      <w:r w:rsidRPr="006A444D">
        <w:rPr>
          <w:i/>
          <w:iCs/>
          <w:lang w:val="ru-RU"/>
        </w:rPr>
        <w:t>client_id</w:t>
      </w:r>
      <w:r w:rsidRPr="006A444D">
        <w:rPr>
          <w:lang w:val="ru-RU"/>
        </w:rPr>
        <w:t>.c_str(),</w:t>
      </w:r>
    </w:p>
    <w:p w14:paraId="7EFE15E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(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.aa,</w:t>
      </w:r>
    </w:p>
    <w:p w14:paraId="749B376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(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.bbb,</w:t>
      </w:r>
    </w:p>
    <w:p w14:paraId="01A9474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(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.hh,</w:t>
      </w:r>
    </w:p>
    <w:p w14:paraId="561F648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(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.mm,</w:t>
      </w:r>
    </w:p>
    <w:p w14:paraId="0D614A3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(</w:t>
      </w:r>
      <w:r w:rsidRPr="006A444D">
        <w:rPr>
          <w:i/>
          <w:iCs/>
          <w:lang w:val="ru-RU"/>
        </w:rPr>
        <w:t>unsigned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.ss);</w:t>
      </w:r>
    </w:p>
    <w:p w14:paraId="68681E5A" w14:textId="77777777" w:rsidR="006A444D" w:rsidRPr="006A444D" w:rsidRDefault="006A444D" w:rsidP="006A444D">
      <w:pPr>
        <w:pStyle w:val="a6"/>
        <w:rPr>
          <w:lang w:val="ru-RU"/>
        </w:rPr>
      </w:pPr>
    </w:p>
    <w:p w14:paraId="7D6159C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(!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.message.empty())</w:t>
      </w:r>
    </w:p>
    <w:p w14:paraId="1ABD330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675A8AC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fwrite(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 xml:space="preserve">.message.data(), 1, </w:t>
      </w:r>
      <w:r w:rsidRPr="006A444D">
        <w:rPr>
          <w:i/>
          <w:iCs/>
          <w:lang w:val="ru-RU"/>
        </w:rPr>
        <w:t>msg</w:t>
      </w:r>
      <w:r w:rsidRPr="006A444D">
        <w:rPr>
          <w:lang w:val="ru-RU"/>
        </w:rPr>
        <w:t>.message.size(), f);</w:t>
      </w:r>
    </w:p>
    <w:p w14:paraId="178BA15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62B9F374" w14:textId="77777777" w:rsidR="006A444D" w:rsidRPr="006A444D" w:rsidRDefault="006A444D" w:rsidP="006A444D">
      <w:pPr>
        <w:pStyle w:val="a6"/>
        <w:rPr>
          <w:lang w:val="ru-RU"/>
        </w:rPr>
      </w:pPr>
    </w:p>
    <w:p w14:paraId="12BD895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fputc('\n', f);</w:t>
      </w:r>
    </w:p>
    <w:p w14:paraId="0C4AFDD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fclose(f);</w:t>
      </w:r>
    </w:p>
    <w:p w14:paraId="33F9DBA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return 0;</w:t>
      </w:r>
    </w:p>
    <w:p w14:paraId="136C83B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4506BCFB" w14:textId="77777777" w:rsidR="006A444D" w:rsidRPr="006A444D" w:rsidRDefault="006A444D" w:rsidP="006A444D">
      <w:pPr>
        <w:pStyle w:val="a6"/>
        <w:rPr>
          <w:lang w:val="ru-RU"/>
        </w:rPr>
      </w:pPr>
    </w:p>
    <w:p w14:paraId="2E8CC26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static </w:t>
      </w:r>
      <w:r w:rsidRPr="006A444D">
        <w:rPr>
          <w:i/>
          <w:iCs/>
          <w:lang w:val="ru-RU"/>
        </w:rPr>
        <w:t>void</w:t>
      </w:r>
      <w:r w:rsidRPr="006A444D">
        <w:rPr>
          <w:lang w:val="ru-RU"/>
        </w:rPr>
        <w:t xml:space="preserve"> cleanup_old_clients(</w:t>
      </w:r>
      <w:r w:rsidRPr="006A444D">
        <w:rPr>
          <w:i/>
          <w:iCs/>
          <w:lang w:val="ru-RU"/>
        </w:rPr>
        <w:t>void</w:t>
      </w:r>
      <w:r w:rsidRPr="006A444D">
        <w:rPr>
          <w:lang w:val="ru-RU"/>
        </w:rPr>
        <w:t>)</w:t>
      </w:r>
    </w:p>
    <w:p w14:paraId="690B8FE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7B9BCB7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time_t</w:t>
      </w:r>
      <w:r w:rsidRPr="006A444D">
        <w:rPr>
          <w:lang w:val="ru-RU"/>
        </w:rPr>
        <w:t xml:space="preserve"> now;</w:t>
      </w:r>
    </w:p>
    <w:p w14:paraId="22D9391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map</w:t>
      </w:r>
      <w:r w:rsidRPr="006A444D">
        <w:rPr>
          <w:lang w:val="ru-RU"/>
        </w:rPr>
        <w:t>&lt;</w:t>
      </w:r>
      <w:r w:rsidRPr="006A444D">
        <w:rPr>
          <w:u w:val="single"/>
          <w:lang w:val="ru-RU"/>
        </w:rPr>
        <w:t>string</w:t>
      </w:r>
      <w:r w:rsidRPr="006A444D">
        <w:rPr>
          <w:lang w:val="ru-RU"/>
        </w:rPr>
        <w:t xml:space="preserve">, </w:t>
      </w:r>
      <w:r w:rsidRPr="006A444D">
        <w:rPr>
          <w:u w:val="single"/>
          <w:lang w:val="ru-RU"/>
        </w:rPr>
        <w:t>ClientInfo</w:t>
      </w:r>
      <w:r w:rsidRPr="006A444D">
        <w:rPr>
          <w:lang w:val="ru-RU"/>
        </w:rPr>
        <w:t>&gt;::</w:t>
      </w:r>
      <w:r w:rsidRPr="006A444D">
        <w:rPr>
          <w:u w:val="single"/>
          <w:lang w:val="ru-RU"/>
        </w:rPr>
        <w:t>iterator</w:t>
      </w:r>
      <w:r w:rsidRPr="006A444D">
        <w:rPr>
          <w:lang w:val="ru-RU"/>
        </w:rPr>
        <w:t xml:space="preserve"> it;</w:t>
      </w:r>
    </w:p>
    <w:p w14:paraId="027035A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map</w:t>
      </w:r>
      <w:r w:rsidRPr="006A444D">
        <w:rPr>
          <w:lang w:val="ru-RU"/>
        </w:rPr>
        <w:t>&lt;</w:t>
      </w:r>
      <w:r w:rsidRPr="006A444D">
        <w:rPr>
          <w:u w:val="single"/>
          <w:lang w:val="ru-RU"/>
        </w:rPr>
        <w:t>string</w:t>
      </w:r>
      <w:r w:rsidRPr="006A444D">
        <w:rPr>
          <w:lang w:val="ru-RU"/>
        </w:rPr>
        <w:t xml:space="preserve">, </w:t>
      </w:r>
      <w:r w:rsidRPr="006A444D">
        <w:rPr>
          <w:u w:val="single"/>
          <w:lang w:val="ru-RU"/>
        </w:rPr>
        <w:t>ClientInfo</w:t>
      </w:r>
      <w:r w:rsidRPr="006A444D">
        <w:rPr>
          <w:lang w:val="ru-RU"/>
        </w:rPr>
        <w:t>&gt;::</w:t>
      </w:r>
      <w:r w:rsidRPr="006A444D">
        <w:rPr>
          <w:u w:val="single"/>
          <w:lang w:val="ru-RU"/>
        </w:rPr>
        <w:t>iterator</w:t>
      </w:r>
      <w:r w:rsidRPr="006A444D">
        <w:rPr>
          <w:lang w:val="ru-RU"/>
        </w:rPr>
        <w:t xml:space="preserve"> next_it;</w:t>
      </w:r>
    </w:p>
    <w:p w14:paraId="25C6D24F" w14:textId="77777777" w:rsidR="006A444D" w:rsidRPr="006A444D" w:rsidRDefault="006A444D" w:rsidP="006A444D">
      <w:pPr>
        <w:pStyle w:val="a6"/>
        <w:rPr>
          <w:lang w:val="ru-RU"/>
        </w:rPr>
      </w:pPr>
    </w:p>
    <w:p w14:paraId="577EF29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now = time(NULL);</w:t>
      </w:r>
    </w:p>
    <w:p w14:paraId="3C2DB68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it = g_clients.begin();</w:t>
      </w:r>
    </w:p>
    <w:p w14:paraId="40BFC51D" w14:textId="77777777" w:rsidR="006A444D" w:rsidRPr="006A444D" w:rsidRDefault="006A444D" w:rsidP="006A444D">
      <w:pPr>
        <w:pStyle w:val="a6"/>
        <w:rPr>
          <w:lang w:val="ru-RU"/>
        </w:rPr>
      </w:pPr>
    </w:p>
    <w:p w14:paraId="17F9B73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while (it != g_clients.end())</w:t>
      </w:r>
    </w:p>
    <w:p w14:paraId="61F7607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6A3DD0F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        next_it = it;</w:t>
      </w:r>
    </w:p>
    <w:p w14:paraId="60864BA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++next_it;</w:t>
      </w:r>
    </w:p>
    <w:p w14:paraId="1B10264C" w14:textId="77777777" w:rsidR="006A444D" w:rsidRPr="006A444D" w:rsidRDefault="006A444D" w:rsidP="006A444D">
      <w:pPr>
        <w:pStyle w:val="a6"/>
        <w:rPr>
          <w:lang w:val="ru-RU"/>
        </w:rPr>
      </w:pPr>
    </w:p>
    <w:p w14:paraId="5599FE0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((now - it-&gt;second.last_seen) &gt;= CLIENT_TTL_SEC)</w:t>
      </w:r>
    </w:p>
    <w:p w14:paraId="0FB3839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74CC66B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g_clients.erase(it);</w:t>
      </w:r>
    </w:p>
    <w:p w14:paraId="608E388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4B1C559C" w14:textId="77777777" w:rsidR="006A444D" w:rsidRPr="006A444D" w:rsidRDefault="006A444D" w:rsidP="006A444D">
      <w:pPr>
        <w:pStyle w:val="a6"/>
        <w:rPr>
          <w:lang w:val="ru-RU"/>
        </w:rPr>
      </w:pPr>
    </w:p>
    <w:p w14:paraId="190D1A1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it = next_it;</w:t>
      </w:r>
    </w:p>
    <w:p w14:paraId="26AEA4B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14F201C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233C294F" w14:textId="77777777" w:rsidR="006A444D" w:rsidRPr="006A444D" w:rsidRDefault="006A444D" w:rsidP="006A444D">
      <w:pPr>
        <w:pStyle w:val="a6"/>
        <w:rPr>
          <w:lang w:val="ru-RU"/>
        </w:rPr>
      </w:pPr>
    </w:p>
    <w:p w14:paraId="56097DA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static </w:t>
      </w:r>
      <w:r w:rsidRPr="006A444D">
        <w:rPr>
          <w:i/>
          <w:iCs/>
          <w:lang w:val="ru-RU"/>
        </w:rPr>
        <w:t>void</w:t>
      </w:r>
      <w:r w:rsidRPr="006A444D">
        <w:rPr>
          <w:lang w:val="ru-RU"/>
        </w:rPr>
        <w:t xml:space="preserve"> push_recent(</w:t>
      </w:r>
      <w:r w:rsidRPr="006A444D">
        <w:rPr>
          <w:u w:val="single"/>
          <w:lang w:val="ru-RU"/>
        </w:rPr>
        <w:t>ClientInfo</w:t>
      </w:r>
      <w:r w:rsidRPr="006A444D">
        <w:rPr>
          <w:lang w:val="ru-RU"/>
        </w:rPr>
        <w:t xml:space="preserve">&amp; 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 xml:space="preserve">, </w:t>
      </w:r>
      <w:r w:rsidRPr="006A444D">
        <w:rPr>
          <w:u w:val="single"/>
          <w:lang w:val="ru-RU"/>
        </w:rPr>
        <w:t>u32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idx</w:t>
      </w:r>
      <w:r w:rsidRPr="006A444D">
        <w:rPr>
          <w:lang w:val="ru-RU"/>
        </w:rPr>
        <w:t>)</w:t>
      </w:r>
    </w:p>
    <w:p w14:paraId="4525AA0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50F9E51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.recent.size() == MAX_RECENT_ACK)</w:t>
      </w:r>
    </w:p>
    <w:p w14:paraId="1DD7069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5D258BA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.recent.erase(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.recent.begin());</w:t>
      </w:r>
    </w:p>
    <w:p w14:paraId="046B5E9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2619517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.recent.push_back(</w:t>
      </w:r>
      <w:r w:rsidRPr="006A444D">
        <w:rPr>
          <w:i/>
          <w:iCs/>
          <w:lang w:val="ru-RU"/>
        </w:rPr>
        <w:t>idx</w:t>
      </w:r>
      <w:r w:rsidRPr="006A444D">
        <w:rPr>
          <w:lang w:val="ru-RU"/>
        </w:rPr>
        <w:t>);</w:t>
      </w:r>
    </w:p>
    <w:p w14:paraId="34568D4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7775E6B4" w14:textId="77777777" w:rsidR="006A444D" w:rsidRPr="006A444D" w:rsidRDefault="006A444D" w:rsidP="006A444D">
      <w:pPr>
        <w:pStyle w:val="a6"/>
        <w:rPr>
          <w:lang w:val="ru-RU"/>
        </w:rPr>
      </w:pPr>
    </w:p>
    <w:p w14:paraId="01207D6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static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send_ack(</w:t>
      </w:r>
      <w:r w:rsidRPr="006A444D">
        <w:rPr>
          <w:u w:val="single"/>
          <w:lang w:val="ru-RU"/>
        </w:rPr>
        <w:t>SOCKET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s</w:t>
      </w:r>
      <w:r w:rsidRPr="006A444D">
        <w:rPr>
          <w:lang w:val="ru-RU"/>
        </w:rPr>
        <w:t xml:space="preserve">, const </w:t>
      </w:r>
      <w:r w:rsidRPr="006A444D">
        <w:rPr>
          <w:i/>
          <w:iCs/>
          <w:lang w:val="ru-RU"/>
        </w:rPr>
        <w:t>struct</w:t>
      </w:r>
      <w:r w:rsidRPr="006A444D">
        <w:rPr>
          <w:lang w:val="ru-RU"/>
        </w:rPr>
        <w:t xml:space="preserve"> </w:t>
      </w:r>
      <w:r w:rsidRPr="006A444D">
        <w:rPr>
          <w:u w:val="single"/>
          <w:lang w:val="ru-RU"/>
        </w:rPr>
        <w:t>sockaddr_in</w:t>
      </w:r>
      <w:r w:rsidRPr="006A444D">
        <w:rPr>
          <w:lang w:val="ru-RU"/>
        </w:rPr>
        <w:t xml:space="preserve">* </w:t>
      </w:r>
      <w:r w:rsidRPr="006A444D">
        <w:rPr>
          <w:i/>
          <w:iCs/>
          <w:lang w:val="ru-RU"/>
        </w:rPr>
        <w:t>to</w:t>
      </w:r>
      <w:r w:rsidRPr="006A444D">
        <w:rPr>
          <w:lang w:val="ru-RU"/>
        </w:rPr>
        <w:t xml:space="preserve">,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tolen</w:t>
      </w:r>
      <w:r w:rsidRPr="006A444D">
        <w:rPr>
          <w:lang w:val="ru-RU"/>
        </w:rPr>
        <w:t xml:space="preserve">, const </w:t>
      </w:r>
      <w:r w:rsidRPr="006A444D">
        <w:rPr>
          <w:u w:val="single"/>
          <w:lang w:val="ru-RU"/>
        </w:rPr>
        <w:t>ClientInfo</w:t>
      </w:r>
      <w:r w:rsidRPr="006A444D">
        <w:rPr>
          <w:lang w:val="ru-RU"/>
        </w:rPr>
        <w:t xml:space="preserve">&amp; 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)</w:t>
      </w:r>
    </w:p>
    <w:p w14:paraId="5677B58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497CD9F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size_t</w:t>
      </w:r>
      <w:r w:rsidRPr="006A444D">
        <w:rPr>
          <w:lang w:val="ru-RU"/>
        </w:rPr>
        <w:t xml:space="preserve"> cnt;</w:t>
      </w:r>
    </w:p>
    <w:p w14:paraId="55C27B5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size_t</w:t>
      </w:r>
      <w:r w:rsidRPr="006A444D">
        <w:rPr>
          <w:lang w:val="ru-RU"/>
        </w:rPr>
        <w:t xml:space="preserve"> i;</w:t>
      </w:r>
    </w:p>
    <w:p w14:paraId="2102DC0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vector</w:t>
      </w:r>
      <w:r w:rsidRPr="006A444D">
        <w:rPr>
          <w:lang w:val="ru-RU"/>
        </w:rPr>
        <w:t>&lt;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>&gt; buf;</w:t>
      </w:r>
    </w:p>
    <w:p w14:paraId="05BFB21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rc;</w:t>
      </w:r>
    </w:p>
    <w:p w14:paraId="261FE304" w14:textId="77777777" w:rsidR="006A444D" w:rsidRPr="006A444D" w:rsidRDefault="006A444D" w:rsidP="006A444D">
      <w:pPr>
        <w:pStyle w:val="a6"/>
        <w:rPr>
          <w:lang w:val="ru-RU"/>
        </w:rPr>
      </w:pPr>
    </w:p>
    <w:p w14:paraId="3054CEF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cnt = 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.recent.size();</w:t>
      </w:r>
    </w:p>
    <w:p w14:paraId="4093E01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(cnt &gt; MAX_RECENT_ACK)</w:t>
      </w:r>
    </w:p>
    <w:p w14:paraId="0409E6A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0AE30D0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cnt = MAX_RECENT_ACK;</w:t>
      </w:r>
    </w:p>
    <w:p w14:paraId="4378B13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08348B97" w14:textId="77777777" w:rsidR="006A444D" w:rsidRPr="006A444D" w:rsidRDefault="006A444D" w:rsidP="006A444D">
      <w:pPr>
        <w:pStyle w:val="a6"/>
        <w:rPr>
          <w:lang w:val="ru-RU"/>
        </w:rPr>
      </w:pPr>
    </w:p>
    <w:p w14:paraId="62DBE13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buf.resize(cnt * 4);</w:t>
      </w:r>
    </w:p>
    <w:p w14:paraId="285AFDA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    for (i = 0; i &lt; cnt; ++i)</w:t>
      </w:r>
    </w:p>
    <w:p w14:paraId="45C0C16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0EC7B9C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u w:val="single"/>
          <w:lang w:val="ru-RU"/>
        </w:rPr>
        <w:t>u32</w:t>
      </w:r>
      <w:r w:rsidRPr="006A444D">
        <w:rPr>
          <w:lang w:val="ru-RU"/>
        </w:rPr>
        <w:t xml:space="preserve"> idx = 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.recent[</w:t>
      </w:r>
      <w:r w:rsidRPr="006A444D">
        <w:rPr>
          <w:i/>
          <w:iCs/>
          <w:lang w:val="ru-RU"/>
        </w:rPr>
        <w:t>c</w:t>
      </w:r>
      <w:r w:rsidRPr="006A444D">
        <w:rPr>
          <w:lang w:val="ru-RU"/>
        </w:rPr>
        <w:t>.recent.size() - 1 - i];</w:t>
      </w:r>
    </w:p>
    <w:p w14:paraId="1F2EAD5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write_u32_be(&amp;buf[i * 4], idx);</w:t>
      </w:r>
    </w:p>
    <w:p w14:paraId="5CBD606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6827981E" w14:textId="77777777" w:rsidR="006A444D" w:rsidRPr="006A444D" w:rsidRDefault="006A444D" w:rsidP="006A444D">
      <w:pPr>
        <w:pStyle w:val="a6"/>
        <w:rPr>
          <w:lang w:val="ru-RU"/>
        </w:rPr>
      </w:pPr>
    </w:p>
    <w:p w14:paraId="5203B52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rc = sendto(</w:t>
      </w:r>
    </w:p>
    <w:p w14:paraId="7349757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s</w:t>
      </w:r>
      <w:r w:rsidRPr="006A444D">
        <w:rPr>
          <w:lang w:val="ru-RU"/>
        </w:rPr>
        <w:t>,</w:t>
      </w:r>
    </w:p>
    <w:p w14:paraId="642CC12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cnt &gt; 0 ? &amp;buf[0] : "",</w:t>
      </w:r>
    </w:p>
    <w:p w14:paraId="23F9F9E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(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)(cnt * 4),</w:t>
      </w:r>
    </w:p>
    <w:p w14:paraId="47F5413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0,</w:t>
      </w:r>
    </w:p>
    <w:p w14:paraId="26D32E6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(const </w:t>
      </w:r>
      <w:r w:rsidRPr="006A444D">
        <w:rPr>
          <w:i/>
          <w:iCs/>
          <w:lang w:val="ru-RU"/>
        </w:rPr>
        <w:t>struct</w:t>
      </w:r>
      <w:r w:rsidRPr="006A444D">
        <w:rPr>
          <w:lang w:val="ru-RU"/>
        </w:rPr>
        <w:t xml:space="preserve"> </w:t>
      </w:r>
      <w:r w:rsidRPr="006A444D">
        <w:rPr>
          <w:u w:val="single"/>
          <w:lang w:val="ru-RU"/>
        </w:rPr>
        <w:t>sockaddr</w:t>
      </w:r>
      <w:r w:rsidRPr="006A444D">
        <w:rPr>
          <w:lang w:val="ru-RU"/>
        </w:rPr>
        <w:t>*)</w:t>
      </w:r>
      <w:r w:rsidRPr="006A444D">
        <w:rPr>
          <w:i/>
          <w:iCs/>
          <w:lang w:val="ru-RU"/>
        </w:rPr>
        <w:t>to</w:t>
      </w:r>
      <w:r w:rsidRPr="006A444D">
        <w:rPr>
          <w:lang w:val="ru-RU"/>
        </w:rPr>
        <w:t>,</w:t>
      </w:r>
    </w:p>
    <w:p w14:paraId="0EA7D5F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tolen</w:t>
      </w:r>
    </w:p>
    <w:p w14:paraId="57C87FE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);</w:t>
      </w:r>
    </w:p>
    <w:p w14:paraId="41DFC7F0" w14:textId="77777777" w:rsidR="006A444D" w:rsidRPr="006A444D" w:rsidRDefault="006A444D" w:rsidP="006A444D">
      <w:pPr>
        <w:pStyle w:val="a6"/>
        <w:rPr>
          <w:lang w:val="ru-RU"/>
        </w:rPr>
      </w:pPr>
    </w:p>
    <w:p w14:paraId="4106282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(rc == SOCKET_ERROR)</w:t>
      </w:r>
    </w:p>
    <w:p w14:paraId="243FB54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3B19BBA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err = WSAGetLastError();</w:t>
      </w:r>
    </w:p>
    <w:p w14:paraId="65410095" w14:textId="77777777" w:rsidR="006A444D" w:rsidRPr="006A444D" w:rsidRDefault="006A444D" w:rsidP="006A444D">
      <w:pPr>
        <w:pStyle w:val="a6"/>
        <w:rPr>
          <w:lang w:val="ru-RU"/>
        </w:rPr>
      </w:pPr>
    </w:p>
    <w:p w14:paraId="09C04B3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// if (err == WSAECONNRESET || err == WSAENETRESET || err == WSAEHOSTUNREACH || err == 0)</w:t>
      </w:r>
    </w:p>
    <w:p w14:paraId="3111625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// {</w:t>
      </w:r>
    </w:p>
    <w:p w14:paraId="02F60DF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//     return -1;</w:t>
      </w:r>
    </w:p>
    <w:p w14:paraId="3482108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// }</w:t>
      </w:r>
    </w:p>
    <w:p w14:paraId="7CC0B813" w14:textId="77777777" w:rsidR="006A444D" w:rsidRPr="006A444D" w:rsidRDefault="006A444D" w:rsidP="006A444D">
      <w:pPr>
        <w:pStyle w:val="a6"/>
        <w:rPr>
          <w:lang w:val="ru-RU"/>
        </w:rPr>
      </w:pPr>
    </w:p>
    <w:p w14:paraId="0862A81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-1;</w:t>
      </w:r>
    </w:p>
    <w:p w14:paraId="4BD83A1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4138C710" w14:textId="77777777" w:rsidR="006A444D" w:rsidRPr="006A444D" w:rsidRDefault="006A444D" w:rsidP="006A444D">
      <w:pPr>
        <w:pStyle w:val="a6"/>
        <w:rPr>
          <w:lang w:val="ru-RU"/>
        </w:rPr>
      </w:pPr>
    </w:p>
    <w:p w14:paraId="3A399AB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return 0;</w:t>
      </w:r>
    </w:p>
    <w:p w14:paraId="4EF01EA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6CD53998" w14:textId="77777777" w:rsidR="006A444D" w:rsidRPr="006A444D" w:rsidRDefault="006A444D" w:rsidP="006A444D">
      <w:pPr>
        <w:pStyle w:val="a6"/>
        <w:rPr>
          <w:lang w:val="ru-RU"/>
        </w:rPr>
      </w:pPr>
    </w:p>
    <w:p w14:paraId="4B0F744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static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handle_one_datagram(</w:t>
      </w:r>
      <w:r w:rsidRPr="006A444D">
        <w:rPr>
          <w:u w:val="single"/>
          <w:lang w:val="ru-RU"/>
        </w:rPr>
        <w:t>SOCKET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s</w:t>
      </w:r>
      <w:r w:rsidRPr="006A444D">
        <w:rPr>
          <w:lang w:val="ru-RU"/>
        </w:rPr>
        <w:t>)</w:t>
      </w:r>
    </w:p>
    <w:p w14:paraId="2AEBBB2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3077A35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 xml:space="preserve"> buf[65535];</w:t>
      </w:r>
    </w:p>
    <w:p w14:paraId="78C1B76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struct</w:t>
      </w:r>
      <w:r w:rsidRPr="006A444D">
        <w:rPr>
          <w:lang w:val="ru-RU"/>
        </w:rPr>
        <w:t xml:space="preserve"> </w:t>
      </w:r>
      <w:r w:rsidRPr="006A444D">
        <w:rPr>
          <w:u w:val="single"/>
          <w:lang w:val="ru-RU"/>
        </w:rPr>
        <w:t>sockaddr_in</w:t>
      </w:r>
      <w:r w:rsidRPr="006A444D">
        <w:rPr>
          <w:lang w:val="ru-RU"/>
        </w:rPr>
        <w:t xml:space="preserve"> from;</w:t>
      </w:r>
    </w:p>
    <w:p w14:paraId="3AA5440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from_len;</w:t>
      </w:r>
    </w:p>
    <w:p w14:paraId="7130A6E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r;</w:t>
      </w:r>
    </w:p>
    <w:p w14:paraId="7280A3C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ParsedMessage</w:t>
      </w:r>
      <w:r w:rsidRPr="006A444D">
        <w:rPr>
          <w:lang w:val="ru-RU"/>
        </w:rPr>
        <w:t xml:space="preserve"> msg;</w:t>
      </w:r>
    </w:p>
    <w:p w14:paraId="4C17961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string</w:t>
      </w:r>
      <w:r w:rsidRPr="006A444D">
        <w:rPr>
          <w:lang w:val="ru-RU"/>
        </w:rPr>
        <w:t xml:space="preserve"> client_id;</w:t>
      </w:r>
    </w:p>
    <w:p w14:paraId="3FE6660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map</w:t>
      </w:r>
      <w:r w:rsidRPr="006A444D">
        <w:rPr>
          <w:lang w:val="ru-RU"/>
        </w:rPr>
        <w:t>&lt;</w:t>
      </w:r>
      <w:r w:rsidRPr="006A444D">
        <w:rPr>
          <w:u w:val="single"/>
          <w:lang w:val="ru-RU"/>
        </w:rPr>
        <w:t>string</w:t>
      </w:r>
      <w:r w:rsidRPr="006A444D">
        <w:rPr>
          <w:lang w:val="ru-RU"/>
        </w:rPr>
        <w:t xml:space="preserve">, </w:t>
      </w:r>
      <w:r w:rsidRPr="006A444D">
        <w:rPr>
          <w:u w:val="single"/>
          <w:lang w:val="ru-RU"/>
        </w:rPr>
        <w:t>ClientInfo</w:t>
      </w:r>
      <w:r w:rsidRPr="006A444D">
        <w:rPr>
          <w:lang w:val="ru-RU"/>
        </w:rPr>
        <w:t>&gt;::</w:t>
      </w:r>
      <w:r w:rsidRPr="006A444D">
        <w:rPr>
          <w:u w:val="single"/>
          <w:lang w:val="ru-RU"/>
        </w:rPr>
        <w:t>iterator</w:t>
      </w:r>
      <w:r w:rsidRPr="006A444D">
        <w:rPr>
          <w:lang w:val="ru-RU"/>
        </w:rPr>
        <w:t xml:space="preserve"> it;</w:t>
      </w:r>
    </w:p>
    <w:p w14:paraId="04E5A4D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is_new;</w:t>
      </w:r>
    </w:p>
    <w:p w14:paraId="78F194B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ack_ok;</w:t>
      </w:r>
    </w:p>
    <w:p w14:paraId="66E2E454" w14:textId="77777777" w:rsidR="006A444D" w:rsidRPr="006A444D" w:rsidRDefault="006A444D" w:rsidP="006A444D">
      <w:pPr>
        <w:pStyle w:val="a6"/>
        <w:rPr>
          <w:lang w:val="ru-RU"/>
        </w:rPr>
      </w:pPr>
    </w:p>
    <w:p w14:paraId="295E5F0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memset(&amp;from, 0, sizeof(from));</w:t>
      </w:r>
    </w:p>
    <w:p w14:paraId="24707AB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from_len = sizeof(from);</w:t>
      </w:r>
    </w:p>
    <w:p w14:paraId="0A1FA867" w14:textId="77777777" w:rsidR="006A444D" w:rsidRPr="006A444D" w:rsidRDefault="006A444D" w:rsidP="006A444D">
      <w:pPr>
        <w:pStyle w:val="a6"/>
        <w:rPr>
          <w:lang w:val="ru-RU"/>
        </w:rPr>
      </w:pPr>
    </w:p>
    <w:p w14:paraId="7B8C318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 = recvfrom(</w:t>
      </w:r>
    </w:p>
    <w:p w14:paraId="4C56395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s</w:t>
      </w:r>
      <w:r w:rsidRPr="006A444D">
        <w:rPr>
          <w:lang w:val="ru-RU"/>
        </w:rPr>
        <w:t>,</w:t>
      </w:r>
    </w:p>
    <w:p w14:paraId="22E31C0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buf,</w:t>
      </w:r>
    </w:p>
    <w:p w14:paraId="7DB6BBF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sizeof(buf),</w:t>
      </w:r>
    </w:p>
    <w:p w14:paraId="6656C06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0,</w:t>
      </w:r>
    </w:p>
    <w:p w14:paraId="291F69F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(</w:t>
      </w:r>
      <w:r w:rsidRPr="006A444D">
        <w:rPr>
          <w:i/>
          <w:iCs/>
          <w:lang w:val="ru-RU"/>
        </w:rPr>
        <w:t>struct</w:t>
      </w:r>
      <w:r w:rsidRPr="006A444D">
        <w:rPr>
          <w:lang w:val="ru-RU"/>
        </w:rPr>
        <w:t xml:space="preserve"> </w:t>
      </w:r>
      <w:r w:rsidRPr="006A444D">
        <w:rPr>
          <w:u w:val="single"/>
          <w:lang w:val="ru-RU"/>
        </w:rPr>
        <w:t>sockaddr</w:t>
      </w:r>
      <w:r w:rsidRPr="006A444D">
        <w:rPr>
          <w:lang w:val="ru-RU"/>
        </w:rPr>
        <w:t>*)&amp;from,</w:t>
      </w:r>
    </w:p>
    <w:p w14:paraId="3530CD9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&amp;from_len</w:t>
      </w:r>
    </w:p>
    <w:p w14:paraId="2C4C282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);</w:t>
      </w:r>
    </w:p>
    <w:p w14:paraId="00ACEAD0" w14:textId="77777777" w:rsidR="006A444D" w:rsidRPr="006A444D" w:rsidRDefault="006A444D" w:rsidP="006A444D">
      <w:pPr>
        <w:pStyle w:val="a6"/>
        <w:rPr>
          <w:lang w:val="ru-RU"/>
        </w:rPr>
      </w:pPr>
    </w:p>
    <w:p w14:paraId="04B8D91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(r == SOCKET_ERROR)</w:t>
      </w:r>
    </w:p>
    <w:p w14:paraId="426D5C0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786FD2C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err = WSAGetLastError();</w:t>
      </w:r>
    </w:p>
    <w:p w14:paraId="74F7497B" w14:textId="77777777" w:rsidR="006A444D" w:rsidRPr="006A444D" w:rsidRDefault="006A444D" w:rsidP="006A444D">
      <w:pPr>
        <w:pStyle w:val="a6"/>
        <w:rPr>
          <w:lang w:val="ru-RU"/>
        </w:rPr>
      </w:pPr>
    </w:p>
    <w:p w14:paraId="4DCADE4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(err == WSAEWOULDBLOCK)</w:t>
      </w:r>
    </w:p>
    <w:p w14:paraId="7ABF427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1665607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return 1;</w:t>
      </w:r>
    </w:p>
    <w:p w14:paraId="4A3286A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0F6585B3" w14:textId="77777777" w:rsidR="006A444D" w:rsidRPr="006A444D" w:rsidRDefault="006A444D" w:rsidP="006A444D">
      <w:pPr>
        <w:pStyle w:val="a6"/>
        <w:rPr>
          <w:lang w:val="ru-RU"/>
        </w:rPr>
      </w:pPr>
    </w:p>
    <w:p w14:paraId="44C6D84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(err == WSAECONNRESET || err == WSAENETRESET || err == 0)</w:t>
      </w:r>
    </w:p>
    <w:p w14:paraId="1B63003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400D211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return 0;</w:t>
      </w:r>
    </w:p>
    <w:p w14:paraId="52BA5B2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52478FB4" w14:textId="77777777" w:rsidR="006A444D" w:rsidRPr="006A444D" w:rsidRDefault="006A444D" w:rsidP="006A444D">
      <w:pPr>
        <w:pStyle w:val="a6"/>
        <w:rPr>
          <w:lang w:val="ru-RU"/>
        </w:rPr>
      </w:pPr>
    </w:p>
    <w:p w14:paraId="1E60D07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printf("recvfrom failed: %d\n", err);</w:t>
      </w:r>
    </w:p>
    <w:p w14:paraId="032B656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-1;</w:t>
      </w:r>
    </w:p>
    <w:p w14:paraId="32DD6B3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73671E88" w14:textId="77777777" w:rsidR="006A444D" w:rsidRPr="006A444D" w:rsidRDefault="006A444D" w:rsidP="006A444D">
      <w:pPr>
        <w:pStyle w:val="a6"/>
        <w:rPr>
          <w:lang w:val="ru-RU"/>
        </w:rPr>
      </w:pPr>
    </w:p>
    <w:p w14:paraId="560B3A6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(parse_datagram(buf, r, &amp;msg) != 0)</w:t>
      </w:r>
    </w:p>
    <w:p w14:paraId="07CD142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618C057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0;</w:t>
      </w:r>
    </w:p>
    <w:p w14:paraId="53BAC7D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3F91C851" w14:textId="77777777" w:rsidR="006A444D" w:rsidRPr="006A444D" w:rsidRDefault="006A444D" w:rsidP="006A444D">
      <w:pPr>
        <w:pStyle w:val="a6"/>
        <w:rPr>
          <w:lang w:val="ru-RU"/>
        </w:rPr>
      </w:pPr>
    </w:p>
    <w:p w14:paraId="56BEA84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cleanup_old_clients();</w:t>
      </w:r>
    </w:p>
    <w:p w14:paraId="6B49EE33" w14:textId="77777777" w:rsidR="006A444D" w:rsidRPr="006A444D" w:rsidRDefault="006A444D" w:rsidP="006A444D">
      <w:pPr>
        <w:pStyle w:val="a6"/>
        <w:rPr>
          <w:lang w:val="ru-RU"/>
        </w:rPr>
      </w:pPr>
    </w:p>
    <w:p w14:paraId="0E440EE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client_id = make_client_id(&amp;from);</w:t>
      </w:r>
    </w:p>
    <w:p w14:paraId="63FC1E1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it = g_clients.find(client_id);</w:t>
      </w:r>
    </w:p>
    <w:p w14:paraId="5A1C1DD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(it == g_clients.end())</w:t>
      </w:r>
    </w:p>
    <w:p w14:paraId="03B1C31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5596C24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u w:val="single"/>
          <w:lang w:val="ru-RU"/>
        </w:rPr>
        <w:t>ClientInfo</w:t>
      </w:r>
      <w:r w:rsidRPr="006A444D">
        <w:rPr>
          <w:lang w:val="ru-RU"/>
        </w:rPr>
        <w:t xml:space="preserve"> info;</w:t>
      </w:r>
    </w:p>
    <w:p w14:paraId="13A7944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info.last_seen = time(NULL);</w:t>
      </w:r>
    </w:p>
    <w:p w14:paraId="1EF03F0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g_clients.insert(make_pair(client_id, info));</w:t>
      </w:r>
    </w:p>
    <w:p w14:paraId="01AE1A0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it = g_clients.find(client_id);</w:t>
      </w:r>
    </w:p>
    <w:p w14:paraId="0F2A34E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613C1CAB" w14:textId="77777777" w:rsidR="006A444D" w:rsidRPr="006A444D" w:rsidRDefault="006A444D" w:rsidP="006A444D">
      <w:pPr>
        <w:pStyle w:val="a6"/>
        <w:rPr>
          <w:lang w:val="ru-RU"/>
        </w:rPr>
      </w:pPr>
    </w:p>
    <w:p w14:paraId="5A24B70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it-&gt;second.last_seen = time(NULL);</w:t>
      </w:r>
    </w:p>
    <w:p w14:paraId="4D8F028D" w14:textId="77777777" w:rsidR="006A444D" w:rsidRPr="006A444D" w:rsidRDefault="006A444D" w:rsidP="006A444D">
      <w:pPr>
        <w:pStyle w:val="a6"/>
        <w:rPr>
          <w:lang w:val="ru-RU"/>
        </w:rPr>
      </w:pPr>
    </w:p>
    <w:p w14:paraId="0261C81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is_new = (it-&gt;second.seen.find(msg.idx) == it-&gt;second.seen.end()) ? 1 : 0;</w:t>
      </w:r>
    </w:p>
    <w:p w14:paraId="7C4617A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(is_new)</w:t>
      </w:r>
    </w:p>
    <w:p w14:paraId="280596A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7971EF6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it-&gt;second.seen.insert(msg.idx);</w:t>
      </w:r>
    </w:p>
    <w:p w14:paraId="22FAB8C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push_recent(it-&gt;second, msg.idx);</w:t>
      </w:r>
    </w:p>
    <w:p w14:paraId="078FB37E" w14:textId="77777777" w:rsidR="006A444D" w:rsidRPr="006A444D" w:rsidRDefault="006A444D" w:rsidP="006A444D">
      <w:pPr>
        <w:pStyle w:val="a6"/>
        <w:rPr>
          <w:lang w:val="ru-RU"/>
        </w:rPr>
      </w:pPr>
    </w:p>
    <w:p w14:paraId="2EE58C4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(append_to_file(client_id, msg) != 0)</w:t>
      </w:r>
    </w:p>
    <w:p w14:paraId="3743D07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3FA1606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printf("failed to write msg.txt\n");</w:t>
      </w:r>
    </w:p>
    <w:p w14:paraId="2CFC8DA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return -1;</w:t>
      </w:r>
    </w:p>
    <w:p w14:paraId="6FD36D5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1D16F12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142F69AD" w14:textId="77777777" w:rsidR="006A444D" w:rsidRPr="006A444D" w:rsidRDefault="006A444D" w:rsidP="006A444D">
      <w:pPr>
        <w:pStyle w:val="a6"/>
        <w:rPr>
          <w:lang w:val="ru-RU"/>
        </w:rPr>
      </w:pPr>
    </w:p>
    <w:p w14:paraId="79F5BDE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ack_ok = (send_ack(</w:t>
      </w:r>
      <w:r w:rsidRPr="006A444D">
        <w:rPr>
          <w:i/>
          <w:iCs/>
          <w:lang w:val="ru-RU"/>
        </w:rPr>
        <w:t>s</w:t>
      </w:r>
      <w:r w:rsidRPr="006A444D">
        <w:rPr>
          <w:lang w:val="ru-RU"/>
        </w:rPr>
        <w:t>, &amp;from, from_len, it-&gt;second) == 0) ? 1 : 0;</w:t>
      </w:r>
    </w:p>
    <w:p w14:paraId="63833FA0" w14:textId="77777777" w:rsidR="006A444D" w:rsidRPr="006A444D" w:rsidRDefault="006A444D" w:rsidP="006A444D">
      <w:pPr>
        <w:pStyle w:val="a6"/>
        <w:rPr>
          <w:lang w:val="ru-RU"/>
        </w:rPr>
      </w:pPr>
    </w:p>
    <w:p w14:paraId="3D2CCEF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(ack_ok &amp;&amp; msg.is_stop)</w:t>
      </w:r>
    </w:p>
    <w:p w14:paraId="7B0BCA0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0E51ECD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2;</w:t>
      </w:r>
    </w:p>
    <w:p w14:paraId="77F7076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5AE3254C" w14:textId="77777777" w:rsidR="006A444D" w:rsidRPr="006A444D" w:rsidRDefault="006A444D" w:rsidP="006A444D">
      <w:pPr>
        <w:pStyle w:val="a6"/>
        <w:rPr>
          <w:lang w:val="ru-RU"/>
        </w:rPr>
      </w:pPr>
    </w:p>
    <w:p w14:paraId="571AC7A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return 0;</w:t>
      </w:r>
    </w:p>
    <w:p w14:paraId="396917F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0FCA676F" w14:textId="77777777" w:rsidR="006A444D" w:rsidRPr="006A444D" w:rsidRDefault="006A444D" w:rsidP="006A444D">
      <w:pPr>
        <w:pStyle w:val="a6"/>
        <w:rPr>
          <w:lang w:val="ru-RU"/>
        </w:rPr>
      </w:pPr>
    </w:p>
    <w:p w14:paraId="62EEBFF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static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drain_socket(</w:t>
      </w:r>
      <w:r w:rsidRPr="006A444D">
        <w:rPr>
          <w:u w:val="single"/>
          <w:lang w:val="ru-RU"/>
        </w:rPr>
        <w:t>SOCKET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s</w:t>
      </w:r>
      <w:r w:rsidRPr="006A444D">
        <w:rPr>
          <w:lang w:val="ru-RU"/>
        </w:rPr>
        <w:t>)</w:t>
      </w:r>
    </w:p>
    <w:p w14:paraId="7C47AB9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{</w:t>
      </w:r>
    </w:p>
    <w:p w14:paraId="648DBA0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budget;</w:t>
      </w:r>
    </w:p>
    <w:p w14:paraId="2C26B58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rc;</w:t>
      </w:r>
    </w:p>
    <w:p w14:paraId="640EAFBE" w14:textId="77777777" w:rsidR="006A444D" w:rsidRPr="006A444D" w:rsidRDefault="006A444D" w:rsidP="006A444D">
      <w:pPr>
        <w:pStyle w:val="a6"/>
        <w:rPr>
          <w:lang w:val="ru-RU"/>
        </w:rPr>
      </w:pPr>
    </w:p>
    <w:p w14:paraId="2278F29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budget = MAX_DGRAMS_PER_SOCKET_TICK;</w:t>
      </w:r>
    </w:p>
    <w:p w14:paraId="14FFCAF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while (budget-- &gt; 0)</w:t>
      </w:r>
    </w:p>
    <w:p w14:paraId="341A81C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77F2A36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rc = handle_one_datagram(</w:t>
      </w:r>
      <w:r w:rsidRPr="006A444D">
        <w:rPr>
          <w:i/>
          <w:iCs/>
          <w:lang w:val="ru-RU"/>
        </w:rPr>
        <w:t>s</w:t>
      </w:r>
      <w:r w:rsidRPr="006A444D">
        <w:rPr>
          <w:lang w:val="ru-RU"/>
        </w:rPr>
        <w:t>);</w:t>
      </w:r>
    </w:p>
    <w:p w14:paraId="3272E7D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(rc == 1)</w:t>
      </w:r>
    </w:p>
    <w:p w14:paraId="7D357CC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080084F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break;</w:t>
      </w:r>
    </w:p>
    <w:p w14:paraId="16F97A5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7BD7B63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(rc == 2)</w:t>
      </w:r>
    </w:p>
    <w:p w14:paraId="1D7769C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0921B78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return 2;</w:t>
      </w:r>
    </w:p>
    <w:p w14:paraId="6D89C34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591463F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(rc &lt; 0)</w:t>
      </w:r>
    </w:p>
    <w:p w14:paraId="7E4BBBF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3A77E12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return -1;</w:t>
      </w:r>
    </w:p>
    <w:p w14:paraId="2404918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5E4F6FA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287C7AA5" w14:textId="77777777" w:rsidR="006A444D" w:rsidRPr="006A444D" w:rsidRDefault="006A444D" w:rsidP="006A444D">
      <w:pPr>
        <w:pStyle w:val="a6"/>
        <w:rPr>
          <w:lang w:val="ru-RU"/>
        </w:rPr>
      </w:pPr>
    </w:p>
    <w:p w14:paraId="4A79DF4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return 0;</w:t>
      </w:r>
    </w:p>
    <w:p w14:paraId="4076E69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2C78A26B" w14:textId="77777777" w:rsidR="006A444D" w:rsidRPr="006A444D" w:rsidRDefault="006A444D" w:rsidP="006A444D">
      <w:pPr>
        <w:pStyle w:val="a6"/>
        <w:rPr>
          <w:lang w:val="ru-RU"/>
        </w:rPr>
      </w:pPr>
    </w:p>
    <w:p w14:paraId="2AFBB6D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main(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</w:t>
      </w:r>
      <w:r w:rsidRPr="006A444D">
        <w:rPr>
          <w:i/>
          <w:iCs/>
          <w:lang w:val="ru-RU"/>
        </w:rPr>
        <w:t>argc</w:t>
      </w:r>
      <w:r w:rsidRPr="006A444D">
        <w:rPr>
          <w:lang w:val="ru-RU"/>
        </w:rPr>
        <w:t xml:space="preserve">, </w:t>
      </w:r>
      <w:r w:rsidRPr="006A444D">
        <w:rPr>
          <w:i/>
          <w:iCs/>
          <w:lang w:val="ru-RU"/>
        </w:rPr>
        <w:t>char</w:t>
      </w:r>
      <w:r w:rsidRPr="006A444D">
        <w:rPr>
          <w:lang w:val="ru-RU"/>
        </w:rPr>
        <w:t xml:space="preserve">** </w:t>
      </w:r>
      <w:r w:rsidRPr="006A444D">
        <w:rPr>
          <w:i/>
          <w:iCs/>
          <w:lang w:val="ru-RU"/>
        </w:rPr>
        <w:t>argv</w:t>
      </w:r>
      <w:r w:rsidRPr="006A444D">
        <w:rPr>
          <w:lang w:val="ru-RU"/>
        </w:rPr>
        <w:t>)</w:t>
      </w:r>
    </w:p>
    <w:p w14:paraId="15A32DE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{</w:t>
      </w:r>
    </w:p>
    <w:p w14:paraId="3023D24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u w:val="single"/>
          <w:lang w:val="ru-RU"/>
        </w:rPr>
        <w:t>WSADATA</w:t>
      </w:r>
      <w:r w:rsidRPr="006A444D">
        <w:rPr>
          <w:lang w:val="ru-RU"/>
        </w:rPr>
        <w:t xml:space="preserve"> ws;</w:t>
      </w:r>
    </w:p>
    <w:p w14:paraId="6947AB5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first_port;</w:t>
      </w:r>
    </w:p>
    <w:p w14:paraId="7D84FA8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last_port;</w:t>
      </w:r>
    </w:p>
    <w:p w14:paraId="718AEEC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i;</w:t>
      </w:r>
    </w:p>
    <w:p w14:paraId="79F7C9F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running;</w:t>
      </w:r>
    </w:p>
    <w:p w14:paraId="320C226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rc;</w:t>
      </w:r>
    </w:p>
    <w:p w14:paraId="1690DE9A" w14:textId="77777777" w:rsidR="006A444D" w:rsidRPr="006A444D" w:rsidRDefault="006A444D" w:rsidP="006A444D">
      <w:pPr>
        <w:pStyle w:val="a6"/>
        <w:rPr>
          <w:lang w:val="ru-RU"/>
        </w:rPr>
      </w:pPr>
    </w:p>
    <w:p w14:paraId="4EB8863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</w:t>
      </w:r>
      <w:r w:rsidRPr="006A444D">
        <w:rPr>
          <w:i/>
          <w:iCs/>
          <w:lang w:val="ru-RU"/>
        </w:rPr>
        <w:t>argc</w:t>
      </w:r>
      <w:r w:rsidRPr="006A444D">
        <w:rPr>
          <w:lang w:val="ru-RU"/>
        </w:rPr>
        <w:t xml:space="preserve"> != 3)</w:t>
      </w:r>
    </w:p>
    <w:p w14:paraId="18020F1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220A1C7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printf("Usage: udpserver &lt;port1&gt; &lt;port2&gt;\n");</w:t>
      </w:r>
    </w:p>
    <w:p w14:paraId="78F371D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1;</w:t>
      </w:r>
    </w:p>
    <w:p w14:paraId="2E628F0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1615142C" w14:textId="77777777" w:rsidR="006A444D" w:rsidRPr="006A444D" w:rsidRDefault="006A444D" w:rsidP="006A444D">
      <w:pPr>
        <w:pStyle w:val="a6"/>
        <w:rPr>
          <w:lang w:val="ru-RU"/>
        </w:rPr>
      </w:pPr>
    </w:p>
    <w:p w14:paraId="41B3AAA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first_port = atoi(</w:t>
      </w:r>
      <w:r w:rsidRPr="006A444D">
        <w:rPr>
          <w:i/>
          <w:iCs/>
          <w:lang w:val="ru-RU"/>
        </w:rPr>
        <w:t>argv</w:t>
      </w:r>
      <w:r w:rsidRPr="006A444D">
        <w:rPr>
          <w:lang w:val="ru-RU"/>
        </w:rPr>
        <w:t>[1]);</w:t>
      </w:r>
    </w:p>
    <w:p w14:paraId="24A6E49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last_port = atoi(</w:t>
      </w:r>
      <w:r w:rsidRPr="006A444D">
        <w:rPr>
          <w:i/>
          <w:iCs/>
          <w:lang w:val="ru-RU"/>
        </w:rPr>
        <w:t>argv</w:t>
      </w:r>
      <w:r w:rsidRPr="006A444D">
        <w:rPr>
          <w:lang w:val="ru-RU"/>
        </w:rPr>
        <w:t>[2]);</w:t>
      </w:r>
    </w:p>
    <w:p w14:paraId="319C74D6" w14:textId="77777777" w:rsidR="006A444D" w:rsidRPr="006A444D" w:rsidRDefault="006A444D" w:rsidP="006A444D">
      <w:pPr>
        <w:pStyle w:val="a6"/>
        <w:rPr>
          <w:lang w:val="ru-RU"/>
        </w:rPr>
      </w:pPr>
    </w:p>
    <w:p w14:paraId="5A3AF28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(first_port &lt; 1 || last_port &lt; 1 || first_port &gt; 65535 || last_port &gt; 65535)</w:t>
      </w:r>
    </w:p>
    <w:p w14:paraId="22764AF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2F274C4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printf("bad port range\n");</w:t>
      </w:r>
    </w:p>
    <w:p w14:paraId="11A662D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1;</w:t>
      </w:r>
    </w:p>
    <w:p w14:paraId="372A8F2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76C3663E" w14:textId="77777777" w:rsidR="006A444D" w:rsidRPr="006A444D" w:rsidRDefault="006A444D" w:rsidP="006A444D">
      <w:pPr>
        <w:pStyle w:val="a6"/>
        <w:rPr>
          <w:lang w:val="ru-RU"/>
        </w:rPr>
      </w:pPr>
    </w:p>
    <w:p w14:paraId="413661D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(first_port &gt; last_port)</w:t>
      </w:r>
    </w:p>
    <w:p w14:paraId="5E55598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0B58DF7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tmp = first_port;</w:t>
      </w:r>
    </w:p>
    <w:p w14:paraId="6B80E9D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first_port = last_port;</w:t>
      </w:r>
    </w:p>
    <w:p w14:paraId="4B9887C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last_port = tmp;</w:t>
      </w:r>
    </w:p>
    <w:p w14:paraId="359D6B4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732A67E6" w14:textId="77777777" w:rsidR="006A444D" w:rsidRPr="006A444D" w:rsidRDefault="006A444D" w:rsidP="006A444D">
      <w:pPr>
        <w:pStyle w:val="a6"/>
        <w:rPr>
          <w:lang w:val="ru-RU"/>
        </w:rPr>
      </w:pPr>
    </w:p>
    <w:p w14:paraId="3CE0D738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g_port_count = last_port - first_port + 1;</w:t>
      </w:r>
    </w:p>
    <w:p w14:paraId="18AD522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(g_port_count &lt;= 0 || g_port_count &gt; MAX_PORTS || g_port_count &gt; WSA_MAXIMUM_WAIT_EVENTS)</w:t>
      </w:r>
    </w:p>
    <w:p w14:paraId="4C34FDE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27FD640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printf("too many ports\n");</w:t>
      </w:r>
    </w:p>
    <w:p w14:paraId="3EF43E7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        return 1;</w:t>
      </w:r>
    </w:p>
    <w:p w14:paraId="3B0CF26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7ABB784F" w14:textId="77777777" w:rsidR="006A444D" w:rsidRPr="006A444D" w:rsidRDefault="006A444D" w:rsidP="006A444D">
      <w:pPr>
        <w:pStyle w:val="a6"/>
        <w:rPr>
          <w:lang w:val="ru-RU"/>
        </w:rPr>
      </w:pPr>
    </w:p>
    <w:p w14:paraId="05035F5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if (WSAStartup(MAKEWORD(2, 2), &amp;ws) != 0)</w:t>
      </w:r>
    </w:p>
    <w:p w14:paraId="6D6C809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768D01D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printf("WSAStartup failed: %d\n", WSAGetLastError());</w:t>
      </w:r>
    </w:p>
    <w:p w14:paraId="1A8D1DF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return 1;</w:t>
      </w:r>
    </w:p>
    <w:p w14:paraId="32C3DD8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1F177358" w14:textId="77777777" w:rsidR="006A444D" w:rsidRPr="006A444D" w:rsidRDefault="006A444D" w:rsidP="006A444D">
      <w:pPr>
        <w:pStyle w:val="a6"/>
        <w:rPr>
          <w:lang w:val="ru-RU"/>
        </w:rPr>
      </w:pPr>
    </w:p>
    <w:p w14:paraId="61B0B9E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for (i = 0; i &lt; g_port_count; ++i)</w:t>
      </w:r>
    </w:p>
    <w:p w14:paraId="53D7CE7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1917BFD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struct</w:t>
      </w:r>
      <w:r w:rsidRPr="006A444D">
        <w:rPr>
          <w:lang w:val="ru-RU"/>
        </w:rPr>
        <w:t xml:space="preserve"> </w:t>
      </w:r>
      <w:r w:rsidRPr="006A444D">
        <w:rPr>
          <w:u w:val="single"/>
          <w:lang w:val="ru-RU"/>
        </w:rPr>
        <w:t>sockaddr_in</w:t>
      </w:r>
      <w:r w:rsidRPr="006A444D">
        <w:rPr>
          <w:lang w:val="ru-RU"/>
        </w:rPr>
        <w:t xml:space="preserve"> addr;</w:t>
      </w:r>
    </w:p>
    <w:p w14:paraId="3F282999" w14:textId="77777777" w:rsidR="006A444D" w:rsidRPr="006A444D" w:rsidRDefault="006A444D" w:rsidP="006A444D">
      <w:pPr>
        <w:pStyle w:val="a6"/>
        <w:rPr>
          <w:lang w:val="ru-RU"/>
        </w:rPr>
      </w:pPr>
    </w:p>
    <w:p w14:paraId="02D0A1C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g_sockets[i] = INVALID_SOCKET;</w:t>
      </w:r>
    </w:p>
    <w:p w14:paraId="18DB4F4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g_events[i] = WSA_INVALID_EVENT;</w:t>
      </w:r>
    </w:p>
    <w:p w14:paraId="307CED33" w14:textId="77777777" w:rsidR="006A444D" w:rsidRPr="006A444D" w:rsidRDefault="006A444D" w:rsidP="006A444D">
      <w:pPr>
        <w:pStyle w:val="a6"/>
        <w:rPr>
          <w:lang w:val="ru-RU"/>
        </w:rPr>
      </w:pPr>
    </w:p>
    <w:p w14:paraId="43A493E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g_sockets[i] = socket(AF_INET, SOCK_DGRAM, IPPROTO_UDP);</w:t>
      </w:r>
    </w:p>
    <w:p w14:paraId="1BCB88C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(g_sockets[i] == INVALID_SOCKET)</w:t>
      </w:r>
    </w:p>
    <w:p w14:paraId="6A4AC4B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5169371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printf("socket failed: %d\n", WSAGetLastError());</w:t>
      </w:r>
    </w:p>
    <w:p w14:paraId="4C74017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rc = 1;</w:t>
      </w:r>
    </w:p>
    <w:p w14:paraId="1969195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goto cleanup;</w:t>
      </w:r>
    </w:p>
    <w:p w14:paraId="6FFDA95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715587A7" w14:textId="77777777" w:rsidR="006A444D" w:rsidRPr="006A444D" w:rsidRDefault="006A444D" w:rsidP="006A444D">
      <w:pPr>
        <w:pStyle w:val="a6"/>
        <w:rPr>
          <w:lang w:val="ru-RU"/>
        </w:rPr>
      </w:pPr>
    </w:p>
    <w:p w14:paraId="7941FBF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memset(&amp;addr, 0, sizeof(addr));</w:t>
      </w:r>
    </w:p>
    <w:p w14:paraId="736D0F8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addr.sin_family = AF_INET;</w:t>
      </w:r>
    </w:p>
    <w:p w14:paraId="39F94FD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addr.sin_addr.s_addr = htonl(INADDR_ANY);</w:t>
      </w:r>
    </w:p>
    <w:p w14:paraId="2C789B9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addr.sin_port = htons((</w:t>
      </w:r>
      <w:r w:rsidRPr="006A444D">
        <w:rPr>
          <w:u w:val="single"/>
          <w:lang w:val="ru-RU"/>
        </w:rPr>
        <w:t>u16</w:t>
      </w:r>
      <w:r w:rsidRPr="006A444D">
        <w:rPr>
          <w:lang w:val="ru-RU"/>
        </w:rPr>
        <w:t>)(first_port + i));</w:t>
      </w:r>
    </w:p>
    <w:p w14:paraId="29F590FA" w14:textId="77777777" w:rsidR="006A444D" w:rsidRPr="006A444D" w:rsidRDefault="006A444D" w:rsidP="006A444D">
      <w:pPr>
        <w:pStyle w:val="a6"/>
        <w:rPr>
          <w:lang w:val="ru-RU"/>
        </w:rPr>
      </w:pPr>
    </w:p>
    <w:p w14:paraId="4CC7853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(bind(g_sockets[i], (</w:t>
      </w:r>
      <w:r w:rsidRPr="006A444D">
        <w:rPr>
          <w:i/>
          <w:iCs/>
          <w:lang w:val="ru-RU"/>
        </w:rPr>
        <w:t>struct</w:t>
      </w:r>
      <w:r w:rsidRPr="006A444D">
        <w:rPr>
          <w:lang w:val="ru-RU"/>
        </w:rPr>
        <w:t xml:space="preserve"> </w:t>
      </w:r>
      <w:r w:rsidRPr="006A444D">
        <w:rPr>
          <w:u w:val="single"/>
          <w:lang w:val="ru-RU"/>
        </w:rPr>
        <w:t>sockaddr</w:t>
      </w:r>
      <w:r w:rsidRPr="006A444D">
        <w:rPr>
          <w:lang w:val="ru-RU"/>
        </w:rPr>
        <w:t>*)&amp;addr, sizeof(addr)) == SOCKET_ERROR)</w:t>
      </w:r>
    </w:p>
    <w:p w14:paraId="1D4F346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029A129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printf("bind failed on port %d: %d\n", first_port + i, WSAGetLastError());</w:t>
      </w:r>
    </w:p>
    <w:p w14:paraId="6BC7BCB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rc = 1;</w:t>
      </w:r>
    </w:p>
    <w:p w14:paraId="689E8E9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goto cleanup;</w:t>
      </w:r>
    </w:p>
    <w:p w14:paraId="25D23CB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        }</w:t>
      </w:r>
    </w:p>
    <w:p w14:paraId="0D6FC885" w14:textId="77777777" w:rsidR="006A444D" w:rsidRPr="006A444D" w:rsidRDefault="006A444D" w:rsidP="006A444D">
      <w:pPr>
        <w:pStyle w:val="a6"/>
        <w:rPr>
          <w:lang w:val="ru-RU"/>
        </w:rPr>
      </w:pPr>
    </w:p>
    <w:p w14:paraId="146C44D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g_events[i] = WSACreateEvent();</w:t>
      </w:r>
    </w:p>
    <w:p w14:paraId="189A0AF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(g_events[i] == WSA_INVALID_EVENT)</w:t>
      </w:r>
    </w:p>
    <w:p w14:paraId="68A30F7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5295972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printf("WSACreateEvent failed: %d\n", WSAGetLastError());</w:t>
      </w:r>
    </w:p>
    <w:p w14:paraId="4FD5B41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rc = 1;</w:t>
      </w:r>
    </w:p>
    <w:p w14:paraId="546A1A1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goto cleanup;</w:t>
      </w:r>
    </w:p>
    <w:p w14:paraId="0578A2E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000D4B23" w14:textId="77777777" w:rsidR="006A444D" w:rsidRPr="006A444D" w:rsidRDefault="006A444D" w:rsidP="006A444D">
      <w:pPr>
        <w:pStyle w:val="a6"/>
        <w:rPr>
          <w:lang w:val="ru-RU"/>
        </w:rPr>
      </w:pPr>
    </w:p>
    <w:p w14:paraId="1908367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(WSAEventSelect(g_sockets[i], g_events[i], FD_READ) == SOCKET_ERROR)</w:t>
      </w:r>
    </w:p>
    <w:p w14:paraId="6B1D2D6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59645B5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printf("WSAEventSelect failed: %d\n", WSAGetLastError());</w:t>
      </w:r>
    </w:p>
    <w:p w14:paraId="7A11484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rc = 1;</w:t>
      </w:r>
    </w:p>
    <w:p w14:paraId="040FFCE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goto cleanup;</w:t>
      </w:r>
    </w:p>
    <w:p w14:paraId="7465191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6580103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7CFA38C9" w14:textId="77777777" w:rsidR="006A444D" w:rsidRPr="006A444D" w:rsidRDefault="006A444D" w:rsidP="006A444D">
      <w:pPr>
        <w:pStyle w:val="a6"/>
        <w:rPr>
          <w:lang w:val="ru-RU"/>
        </w:rPr>
      </w:pPr>
    </w:p>
    <w:p w14:paraId="2661631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running = 1;</w:t>
      </w:r>
    </w:p>
    <w:p w14:paraId="01225A5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rc = 0;</w:t>
      </w:r>
    </w:p>
    <w:p w14:paraId="1DEFB8C8" w14:textId="77777777" w:rsidR="006A444D" w:rsidRPr="006A444D" w:rsidRDefault="006A444D" w:rsidP="006A444D">
      <w:pPr>
        <w:pStyle w:val="a6"/>
        <w:rPr>
          <w:lang w:val="ru-RU"/>
        </w:rPr>
      </w:pPr>
    </w:p>
    <w:p w14:paraId="1090A4F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while (running)</w:t>
      </w:r>
    </w:p>
    <w:p w14:paraId="1814F0E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7669CDD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u w:val="single"/>
          <w:lang w:val="ru-RU"/>
        </w:rPr>
        <w:t>DWORD</w:t>
      </w:r>
      <w:r w:rsidRPr="006A444D">
        <w:rPr>
          <w:lang w:val="ru-RU"/>
        </w:rPr>
        <w:t xml:space="preserve"> dw;</w:t>
      </w:r>
    </w:p>
    <w:p w14:paraId="540A174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idx;</w:t>
      </w:r>
    </w:p>
    <w:p w14:paraId="222C6F3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</w:t>
      </w:r>
      <w:r w:rsidRPr="006A444D">
        <w:rPr>
          <w:u w:val="single"/>
          <w:lang w:val="ru-RU"/>
        </w:rPr>
        <w:t>WSANETWORKEVENTS</w:t>
      </w:r>
      <w:r w:rsidRPr="006A444D">
        <w:rPr>
          <w:lang w:val="ru-RU"/>
        </w:rPr>
        <w:t xml:space="preserve"> ne;</w:t>
      </w:r>
    </w:p>
    <w:p w14:paraId="1DB44C95" w14:textId="77777777" w:rsidR="006A444D" w:rsidRPr="006A444D" w:rsidRDefault="006A444D" w:rsidP="006A444D">
      <w:pPr>
        <w:pStyle w:val="a6"/>
        <w:rPr>
          <w:lang w:val="ru-RU"/>
        </w:rPr>
      </w:pPr>
    </w:p>
    <w:p w14:paraId="28EAA64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dw = WSAWaitForMultipleEvents(</w:t>
      </w:r>
    </w:p>
    <w:p w14:paraId="4CFABE5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(</w:t>
      </w:r>
      <w:r w:rsidRPr="006A444D">
        <w:rPr>
          <w:u w:val="single"/>
          <w:lang w:val="ru-RU"/>
        </w:rPr>
        <w:t>DWORD</w:t>
      </w:r>
      <w:r w:rsidRPr="006A444D">
        <w:rPr>
          <w:lang w:val="ru-RU"/>
        </w:rPr>
        <w:t>)g_port_count,</w:t>
      </w:r>
    </w:p>
    <w:p w14:paraId="4A6454A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g_events,</w:t>
      </w:r>
    </w:p>
    <w:p w14:paraId="060FCCE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FALSE,</w:t>
      </w:r>
    </w:p>
    <w:p w14:paraId="2735868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1000,</w:t>
      </w:r>
    </w:p>
    <w:p w14:paraId="4B76A82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FALSE</w:t>
      </w:r>
    </w:p>
    <w:p w14:paraId="221CF7F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>        );</w:t>
      </w:r>
    </w:p>
    <w:p w14:paraId="4C60BF5A" w14:textId="77777777" w:rsidR="006A444D" w:rsidRPr="006A444D" w:rsidRDefault="006A444D" w:rsidP="006A444D">
      <w:pPr>
        <w:pStyle w:val="a6"/>
        <w:rPr>
          <w:lang w:val="ru-RU"/>
        </w:rPr>
      </w:pPr>
    </w:p>
    <w:p w14:paraId="3699C1A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(dw == WSA_WAIT_TIMEOUT)</w:t>
      </w:r>
    </w:p>
    <w:p w14:paraId="43A6007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526D0AA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cleanup_old_clients();</w:t>
      </w:r>
    </w:p>
    <w:p w14:paraId="3C3DB92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continue;</w:t>
      </w:r>
    </w:p>
    <w:p w14:paraId="26F5C26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3D2F8EBC" w14:textId="77777777" w:rsidR="006A444D" w:rsidRPr="006A444D" w:rsidRDefault="006A444D" w:rsidP="006A444D">
      <w:pPr>
        <w:pStyle w:val="a6"/>
        <w:rPr>
          <w:lang w:val="ru-RU"/>
        </w:rPr>
      </w:pPr>
    </w:p>
    <w:p w14:paraId="6483874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(dw == WSA_WAIT_FAILED)</w:t>
      </w:r>
    </w:p>
    <w:p w14:paraId="24EAA05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5815FDC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printf("WSAWaitForMultipleEvents failed: %d\n", WSAGetLastError());</w:t>
      </w:r>
    </w:p>
    <w:p w14:paraId="5EB487E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rc = 1;</w:t>
      </w:r>
    </w:p>
    <w:p w14:paraId="4ECEFBB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break;</w:t>
      </w:r>
    </w:p>
    <w:p w14:paraId="759A8D6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45300CB9" w14:textId="77777777" w:rsidR="006A444D" w:rsidRPr="006A444D" w:rsidRDefault="006A444D" w:rsidP="006A444D">
      <w:pPr>
        <w:pStyle w:val="a6"/>
        <w:rPr>
          <w:lang w:val="ru-RU"/>
        </w:rPr>
      </w:pPr>
    </w:p>
    <w:p w14:paraId="5F6500BA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idx = (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>)(dw - WSA_WAIT_EVENT_0);</w:t>
      </w:r>
    </w:p>
    <w:p w14:paraId="40D9D28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(idx &lt; 0 || idx &gt;= g_port_count)</w:t>
      </w:r>
    </w:p>
    <w:p w14:paraId="7F6DB77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2F2536B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continue;</w:t>
      </w:r>
    </w:p>
    <w:p w14:paraId="41AFD69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11C7C10A" w14:textId="77777777" w:rsidR="006A444D" w:rsidRPr="006A444D" w:rsidRDefault="006A444D" w:rsidP="006A444D">
      <w:pPr>
        <w:pStyle w:val="a6"/>
        <w:rPr>
          <w:lang w:val="ru-RU"/>
        </w:rPr>
      </w:pPr>
    </w:p>
    <w:p w14:paraId="374544D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memset(&amp;ne, 0, sizeof(ne));</w:t>
      </w:r>
    </w:p>
    <w:p w14:paraId="776FE73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(WSAEnumNetworkEvents(g_sockets[idx], g_events[idx], &amp;ne) == SOCKET_ERROR)</w:t>
      </w:r>
    </w:p>
    <w:p w14:paraId="1B07134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797AADC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printf("WSAEnumNetworkEvents failed: %d\n", WSAGetLastError());</w:t>
      </w:r>
    </w:p>
    <w:p w14:paraId="726AA81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rc = 1;</w:t>
      </w:r>
    </w:p>
    <w:p w14:paraId="00BEE50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break;</w:t>
      </w:r>
    </w:p>
    <w:p w14:paraId="366413D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38599C43" w14:textId="77777777" w:rsidR="006A444D" w:rsidRPr="006A444D" w:rsidRDefault="006A444D" w:rsidP="006A444D">
      <w:pPr>
        <w:pStyle w:val="a6"/>
        <w:rPr>
          <w:lang w:val="ru-RU"/>
        </w:rPr>
      </w:pPr>
    </w:p>
    <w:p w14:paraId="60CC790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(ne.lNetworkEvents &amp; FD_READ)</w:t>
      </w:r>
    </w:p>
    <w:p w14:paraId="1F4BCE5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3A37E6C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if (ne.iErrorCode[FD_READ_BIT] != 0 &amp;&amp;</w:t>
      </w:r>
    </w:p>
    <w:p w14:paraId="0D9D2DD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ne.iErrorCode[FD_READ_BIT] != WSAECONNRESET &amp;&amp;</w:t>
      </w:r>
    </w:p>
    <w:p w14:paraId="61F4913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lastRenderedPageBreak/>
        <w:t xml:space="preserve">                </w:t>
      </w:r>
      <w:r w:rsidRPr="006A444D">
        <w:t xml:space="preserve">ne.iErrorCode[FD_READ_BIT] != </w:t>
      </w:r>
      <w:r w:rsidRPr="006A444D">
        <w:rPr>
          <w:lang w:val="ru-RU"/>
        </w:rPr>
        <w:t>WSAENETRESET)</w:t>
      </w:r>
    </w:p>
    <w:p w14:paraId="7E74757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{</w:t>
      </w:r>
    </w:p>
    <w:p w14:paraId="54CC8D0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printf("FD_READ error: %d\n", ne.iErrorCode[FD_READ_BIT]);</w:t>
      </w:r>
    </w:p>
    <w:p w14:paraId="464A79F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rc = 1;</w:t>
      </w:r>
    </w:p>
    <w:p w14:paraId="3234E1D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break;</w:t>
      </w:r>
    </w:p>
    <w:p w14:paraId="31C83C3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}</w:t>
      </w:r>
    </w:p>
    <w:p w14:paraId="69BBA8CE" w14:textId="77777777" w:rsidR="006A444D" w:rsidRPr="006A444D" w:rsidRDefault="006A444D" w:rsidP="006A444D">
      <w:pPr>
        <w:pStyle w:val="a6"/>
        <w:rPr>
          <w:lang w:val="ru-RU"/>
        </w:rPr>
      </w:pPr>
    </w:p>
    <w:p w14:paraId="5F47CCF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{</w:t>
      </w:r>
    </w:p>
    <w:p w14:paraId="608EE94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 xml:space="preserve">                </w:t>
      </w:r>
      <w:r w:rsidRPr="006A444D">
        <w:rPr>
          <w:i/>
          <w:iCs/>
          <w:lang w:val="ru-RU"/>
        </w:rPr>
        <w:t>int</w:t>
      </w:r>
      <w:r w:rsidRPr="006A444D">
        <w:rPr>
          <w:lang w:val="ru-RU"/>
        </w:rPr>
        <w:t xml:space="preserve"> d = drain_socket(g_sockets[idx]);</w:t>
      </w:r>
    </w:p>
    <w:p w14:paraId="659963C6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if (d == 2)</w:t>
      </w:r>
    </w:p>
    <w:p w14:paraId="4895883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{</w:t>
      </w:r>
    </w:p>
    <w:p w14:paraId="2B982F7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    running = 0;</w:t>
      </w:r>
    </w:p>
    <w:p w14:paraId="08613DD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    break;</w:t>
      </w:r>
    </w:p>
    <w:p w14:paraId="158D827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}</w:t>
      </w:r>
    </w:p>
    <w:p w14:paraId="70D325F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if (d &lt; 0)</w:t>
      </w:r>
    </w:p>
    <w:p w14:paraId="6F65201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{</w:t>
      </w:r>
    </w:p>
    <w:p w14:paraId="158C1F32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    rc = 1;</w:t>
      </w:r>
    </w:p>
    <w:p w14:paraId="3B956DB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    break;</w:t>
      </w:r>
    </w:p>
    <w:p w14:paraId="6EA0152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    }</w:t>
      </w:r>
    </w:p>
    <w:p w14:paraId="0E5827B4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}</w:t>
      </w:r>
    </w:p>
    <w:p w14:paraId="66F7D03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4BFBFE83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1D5FBF55" w14:textId="77777777" w:rsidR="006A444D" w:rsidRPr="006A444D" w:rsidRDefault="006A444D" w:rsidP="006A444D">
      <w:pPr>
        <w:pStyle w:val="a6"/>
        <w:rPr>
          <w:lang w:val="ru-RU"/>
        </w:rPr>
      </w:pPr>
    </w:p>
    <w:p w14:paraId="7D3BEE4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cleanup:</w:t>
      </w:r>
    </w:p>
    <w:p w14:paraId="7F300D4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for (i = 0; i &lt; g_port_count; ++i)</w:t>
      </w:r>
    </w:p>
    <w:p w14:paraId="717B2D25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{</w:t>
      </w:r>
    </w:p>
    <w:p w14:paraId="1D7FCD1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(g_events[i] != WSA_INVALID_EVENT)</w:t>
      </w:r>
    </w:p>
    <w:p w14:paraId="4AECC84C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78CCE1A0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WSACloseEvent(g_events[i]);</w:t>
      </w:r>
    </w:p>
    <w:p w14:paraId="66F8A50B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6BE082D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if (g_sockets[i] != INVALID_SOCKET)</w:t>
      </w:r>
    </w:p>
    <w:p w14:paraId="1F077461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{</w:t>
      </w:r>
    </w:p>
    <w:p w14:paraId="7C0868CE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    closesocket(g_sockets[i]);</w:t>
      </w:r>
    </w:p>
    <w:p w14:paraId="69A9902F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    }</w:t>
      </w:r>
    </w:p>
    <w:p w14:paraId="290D43E7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}</w:t>
      </w:r>
    </w:p>
    <w:p w14:paraId="7CF2ACD0" w14:textId="77777777" w:rsidR="006A444D" w:rsidRPr="006A444D" w:rsidRDefault="006A444D" w:rsidP="006A444D">
      <w:pPr>
        <w:pStyle w:val="a6"/>
        <w:rPr>
          <w:lang w:val="ru-RU"/>
        </w:rPr>
      </w:pPr>
    </w:p>
    <w:p w14:paraId="04DC94B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WSACleanup();</w:t>
      </w:r>
    </w:p>
    <w:p w14:paraId="1D42BCCD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    return rc;</w:t>
      </w:r>
    </w:p>
    <w:p w14:paraId="2451C969" w14:textId="77777777" w:rsidR="006A444D" w:rsidRPr="006A444D" w:rsidRDefault="006A444D" w:rsidP="006A444D">
      <w:pPr>
        <w:pStyle w:val="a6"/>
        <w:rPr>
          <w:lang w:val="ru-RU"/>
        </w:rPr>
      </w:pPr>
      <w:r w:rsidRPr="006A444D">
        <w:rPr>
          <w:lang w:val="ru-RU"/>
        </w:rPr>
        <w:t>}</w:t>
      </w:r>
    </w:p>
    <w:p w14:paraId="13E0F645" w14:textId="77777777" w:rsidR="006A444D" w:rsidRPr="006A444D" w:rsidRDefault="006A444D" w:rsidP="006A444D">
      <w:pPr>
        <w:pStyle w:val="a6"/>
      </w:pPr>
    </w:p>
    <w:p w14:paraId="50251445" w14:textId="77777777" w:rsidR="00B607BD" w:rsidRPr="006A444D" w:rsidRDefault="00B607BD" w:rsidP="006A444D">
      <w:pPr>
        <w:pStyle w:val="a9"/>
        <w:rPr>
          <w:lang w:val="en-US"/>
        </w:rPr>
      </w:pPr>
    </w:p>
    <w:sectPr w:rsidR="00B607BD" w:rsidRPr="006A444D" w:rsidSect="00D60F7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88EE" w14:textId="77777777" w:rsidR="009A7A10" w:rsidRPr="00D60F71" w:rsidRDefault="009A7A1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13CB30F" w14:textId="77777777" w:rsidR="009A7A10" w:rsidRPr="00D60F71" w:rsidRDefault="009A7A1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2384" w14:textId="77777777" w:rsidR="009A7A10" w:rsidRPr="00D60F71" w:rsidRDefault="009A7A1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1F38B4B" w14:textId="77777777" w:rsidR="009A7A10" w:rsidRPr="00D60F71" w:rsidRDefault="009A7A1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9903286"/>
    <w:multiLevelType w:val="hybridMultilevel"/>
    <w:tmpl w:val="923C7DC6"/>
    <w:lvl w:ilvl="0" w:tplc="A2564A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0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7"/>
  </w:num>
  <w:num w:numId="2" w16cid:durableId="479155617">
    <w:abstractNumId w:val="25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6"/>
  </w:num>
  <w:num w:numId="6" w16cid:durableId="1450658848">
    <w:abstractNumId w:val="20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1"/>
  </w:num>
  <w:num w:numId="11" w16cid:durableId="1137797277">
    <w:abstractNumId w:val="5"/>
  </w:num>
  <w:num w:numId="12" w16cid:durableId="2037266142">
    <w:abstractNumId w:val="23"/>
  </w:num>
  <w:num w:numId="13" w16cid:durableId="1661958550">
    <w:abstractNumId w:val="0"/>
  </w:num>
  <w:num w:numId="14" w16cid:durableId="1119682863">
    <w:abstractNumId w:val="24"/>
  </w:num>
  <w:num w:numId="15" w16cid:durableId="752552906">
    <w:abstractNumId w:val="7"/>
  </w:num>
  <w:num w:numId="16" w16cid:durableId="1941059747">
    <w:abstractNumId w:val="18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2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9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6"/>
  </w:num>
  <w:num w:numId="27" w16cid:durableId="804808926">
    <w:abstractNumId w:val="1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ro Gaming">
    <w15:presenceInfo w15:providerId="Windows Live" w15:userId="946c92e198ce19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1182"/>
    <w:rsid w:val="00095910"/>
    <w:rsid w:val="000B1F41"/>
    <w:rsid w:val="000B5D9C"/>
    <w:rsid w:val="000F71FD"/>
    <w:rsid w:val="0011636C"/>
    <w:rsid w:val="00151BEC"/>
    <w:rsid w:val="00162375"/>
    <w:rsid w:val="001832F5"/>
    <w:rsid w:val="001930A3"/>
    <w:rsid w:val="001B1B03"/>
    <w:rsid w:val="001B32F7"/>
    <w:rsid w:val="001D51BF"/>
    <w:rsid w:val="001E6E38"/>
    <w:rsid w:val="0020070E"/>
    <w:rsid w:val="002523D2"/>
    <w:rsid w:val="0025334A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1F6E"/>
    <w:rsid w:val="003D414E"/>
    <w:rsid w:val="003E4132"/>
    <w:rsid w:val="003E4C7B"/>
    <w:rsid w:val="0040671E"/>
    <w:rsid w:val="004156CB"/>
    <w:rsid w:val="004329C7"/>
    <w:rsid w:val="00466A5F"/>
    <w:rsid w:val="00475C3D"/>
    <w:rsid w:val="00497F6F"/>
    <w:rsid w:val="004B37E8"/>
    <w:rsid w:val="004B5CD2"/>
    <w:rsid w:val="004F0ED7"/>
    <w:rsid w:val="004F2A89"/>
    <w:rsid w:val="004F7F88"/>
    <w:rsid w:val="00516DFF"/>
    <w:rsid w:val="00517CC1"/>
    <w:rsid w:val="00543F39"/>
    <w:rsid w:val="00544F2D"/>
    <w:rsid w:val="005944F6"/>
    <w:rsid w:val="005D2800"/>
    <w:rsid w:val="005E4F2A"/>
    <w:rsid w:val="00601F8B"/>
    <w:rsid w:val="0061144C"/>
    <w:rsid w:val="00616EB0"/>
    <w:rsid w:val="00641075"/>
    <w:rsid w:val="006434C4"/>
    <w:rsid w:val="00664E56"/>
    <w:rsid w:val="00670ED1"/>
    <w:rsid w:val="00674524"/>
    <w:rsid w:val="006A1F89"/>
    <w:rsid w:val="006A444D"/>
    <w:rsid w:val="006B3E75"/>
    <w:rsid w:val="006B4CA3"/>
    <w:rsid w:val="006C7A54"/>
    <w:rsid w:val="006E55AD"/>
    <w:rsid w:val="006E7B40"/>
    <w:rsid w:val="006F5F48"/>
    <w:rsid w:val="0070592F"/>
    <w:rsid w:val="0071183B"/>
    <w:rsid w:val="007246FB"/>
    <w:rsid w:val="00751B6C"/>
    <w:rsid w:val="0075210F"/>
    <w:rsid w:val="00773594"/>
    <w:rsid w:val="0078465D"/>
    <w:rsid w:val="007C378E"/>
    <w:rsid w:val="007C76E5"/>
    <w:rsid w:val="007D0609"/>
    <w:rsid w:val="007D3A85"/>
    <w:rsid w:val="008045D8"/>
    <w:rsid w:val="00810A16"/>
    <w:rsid w:val="00822F40"/>
    <w:rsid w:val="008244CC"/>
    <w:rsid w:val="008302C7"/>
    <w:rsid w:val="00830F2D"/>
    <w:rsid w:val="00853432"/>
    <w:rsid w:val="00856000"/>
    <w:rsid w:val="008A790C"/>
    <w:rsid w:val="008B2DF6"/>
    <w:rsid w:val="008B45EA"/>
    <w:rsid w:val="008B5450"/>
    <w:rsid w:val="008D6C4D"/>
    <w:rsid w:val="00904C79"/>
    <w:rsid w:val="00906972"/>
    <w:rsid w:val="00917645"/>
    <w:rsid w:val="00917D90"/>
    <w:rsid w:val="00923E95"/>
    <w:rsid w:val="0093477C"/>
    <w:rsid w:val="00961BBB"/>
    <w:rsid w:val="00983861"/>
    <w:rsid w:val="00985035"/>
    <w:rsid w:val="009A77CB"/>
    <w:rsid w:val="009A7A10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AF65B0"/>
    <w:rsid w:val="00B13B4B"/>
    <w:rsid w:val="00B607BD"/>
    <w:rsid w:val="00B83D20"/>
    <w:rsid w:val="00B968FE"/>
    <w:rsid w:val="00BC5FD7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A68B6"/>
    <w:rsid w:val="00CD269A"/>
    <w:rsid w:val="00CD69E8"/>
    <w:rsid w:val="00D139C3"/>
    <w:rsid w:val="00D24CF4"/>
    <w:rsid w:val="00D32446"/>
    <w:rsid w:val="00D34EE5"/>
    <w:rsid w:val="00D5217D"/>
    <w:rsid w:val="00D52829"/>
    <w:rsid w:val="00D60F71"/>
    <w:rsid w:val="00D76A11"/>
    <w:rsid w:val="00DA3D4E"/>
    <w:rsid w:val="00DB66C1"/>
    <w:rsid w:val="00E13401"/>
    <w:rsid w:val="00E463F8"/>
    <w:rsid w:val="00E62BCB"/>
    <w:rsid w:val="00E675B9"/>
    <w:rsid w:val="00E802CE"/>
    <w:rsid w:val="00E80FFE"/>
    <w:rsid w:val="00E85BBD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94752"/>
    <w:rsid w:val="00FA32D6"/>
    <w:rsid w:val="00FB359E"/>
    <w:rsid w:val="00FB5D42"/>
    <w:rsid w:val="00FD498F"/>
    <w:rsid w:val="00FD68A1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6E55AD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E463F8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Revision">
    <w:name w:val="Revision"/>
    <w:hidden/>
    <w:uiPriority w:val="99"/>
    <w:semiHidden/>
    <w:rsid w:val="003D1F6E"/>
    <w:pPr>
      <w:jc w:val="left"/>
    </w:pPr>
    <w:rPr>
      <w:rFonts w:ascii="Times New Roman" w:hAnsi="Times New Roman"/>
      <w:sz w:val="28"/>
      <w:szCs w:val="28"/>
    </w:rPr>
  </w:style>
  <w:style w:type="paragraph" w:customStyle="1" w:styleId="msonormal0">
    <w:name w:val="msonormal"/>
    <w:basedOn w:val="Normal"/>
    <w:rsid w:val="006A444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77</Pages>
  <Words>7592</Words>
  <Characters>43279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Mero Gaming</cp:lastModifiedBy>
  <cp:revision>23</cp:revision>
  <dcterms:created xsi:type="dcterms:W3CDTF">2018-02-26T09:34:00Z</dcterms:created>
  <dcterms:modified xsi:type="dcterms:W3CDTF">2026-04-14T18:27:00Z</dcterms:modified>
</cp:coreProperties>
</file>